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Payroll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khnb9bo89eb7" w:id="0"/>
      <w:bookmarkEnd w:id="0"/>
      <w:r w:rsidDel="00000000" w:rsidR="00000000" w:rsidRPr="00000000">
        <w:rPr>
          <w:rtl w:val="0"/>
        </w:rPr>
        <w:t xml:space="preserve">Testing Log Date: 09/11/26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Branch: myBranch</w:t>
      </w:r>
    </w:p>
    <w:p w:rsidR="00000000" w:rsidDel="00000000" w:rsidP="00000000" w:rsidRDefault="00000000" w:rsidRPr="00000000" w14:paraId="00000005">
      <w:pPr>
        <w:rPr/>
      </w:pPr>
      <w:r w:rsidDel="00000000" w:rsidR="00000000" w:rsidRPr="00000000">
        <w:rPr>
          <w:rtl w:val="0"/>
        </w:rPr>
        <w:t xml:space="preserve">Last pull: BEFORE 9:46 AM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32"/>
          <w:szCs w:val="32"/>
          <w:shd w:fill="b7b7b7" w:val="clear"/>
          <w:rPrChange w:author="Stanley Añonuevo" w:id="1" w:date="2026-09-11T03:05:56Z">
            <w:rPr>
              <w:b w:val="1"/>
              <w:bCs w:val="1"/>
              <w:sz w:val="32"/>
              <w:szCs w:val="32"/>
            </w:rPr>
          </w:rPrChange>
        </w:rPr>
      </w:pPr>
      <w:commentRangeStart w:id="0"/>
      <w:commentRangeEnd w:id="0"/>
      <w:r w:rsidDel="00000000" w:rsidR="00000000" w:rsidRPr="00000000">
        <w:commentReference w:id="0"/>
      </w:r>
      <w:r w:rsidDel="00000000" w:rsidR="00000000" w:rsidRPr="00000000">
        <w:rPr>
          <w:b w:val="1"/>
          <w:bCs w:val="1"/>
          <w:sz w:val="32"/>
          <w:szCs w:val="32"/>
          <w:shd w:fill="b7b7b7" w:val="clear"/>
          <w:rtl w:val="0"/>
          <w:rPrChange w:author="Stanley Añonuevo" w:id="1" w:date="2026-09-11T03:05:56Z">
            <w:rPr>
              <w:b w:val="1"/>
              <w:bCs w:val="1"/>
              <w:sz w:val="32"/>
              <w:szCs w:val="32"/>
            </w:rPr>
          </w:rPrChange>
        </w:rPr>
        <w:t xml:space="preserve">Login Page Scaling</w:t>
      </w:r>
    </w:p>
    <w:p w:rsidR="00000000" w:rsidDel="00000000" w:rsidP="00000000" w:rsidRDefault="00000000" w:rsidRPr="00000000" w14:paraId="00000008">
      <w:pPr>
        <w:rPr>
          <w:b w:val="1"/>
          <w:bCs w:val="1"/>
          <w:sz w:val="32"/>
          <w:szCs w:val="32"/>
          <w:shd w:fill="b7b7b7" w:val="clear"/>
          <w:rPrChange w:author="Stanley Añonuevo" w:id="1" w:date="2026-09-11T03:05:56Z">
            <w:rPr>
              <w:b w:val="1"/>
              <w:bCs w:val="1"/>
              <w:sz w:val="32"/>
              <w:szCs w:val="32"/>
            </w:rPr>
          </w:rPrChange>
        </w:rPr>
      </w:pPr>
      <w:r w:rsidDel="00000000" w:rsidR="00000000" w:rsidRPr="00000000">
        <w:rPr>
          <w:rFonts w:ascii="Roboto Mono" w:cs="Roboto Mono" w:eastAsia="Roboto Mono" w:hAnsi="Roboto Mono"/>
          <w:color w:val="188038"/>
          <w:rtl w:val="0"/>
          <w:rPrChange w:author="Stanley Añonuevo" w:id="1" w:date="2026-09-11T03:05:56Z">
            <w:rPr>
              <w:rFonts w:ascii="Roboto Mono" w:cs="Roboto Mono" w:eastAsia="Roboto Mono" w:hAnsi="Roboto Mono"/>
              <w:color w:val="188038"/>
            </w:rPr>
          </w:rPrChange>
        </w:rPr>
        <w:t xml:space="preserve">QA Marked as Fixed</w:t>
      </w:r>
      <w:r w:rsidDel="00000000" w:rsidR="00000000" w:rsidRPr="00000000">
        <w:rPr>
          <w:rFonts w:ascii="Roboto Mono" w:cs="Roboto Mono" w:eastAsia="Roboto Mono" w:hAnsi="Roboto Mono"/>
          <w:color w:val="188038"/>
          <w:rtl w:val="0"/>
          <w:rPrChange w:author="Stanley Añonuevo" w:id="1" w:date="2026-09-11T03:05:56Z">
            <w:rPr>
              <w:rFonts w:ascii="Roboto Mono" w:cs="Roboto Mono" w:eastAsia="Roboto Mono" w:hAnsi="Roboto Mono"/>
              <w:color w:val="188038"/>
            </w:rPr>
          </w:rPrChange>
        </w:rPr>
        <w:t xml:space="preserve">: 14/09/2026</w:t>
      </w:r>
      <w:r w:rsidDel="00000000" w:rsidR="00000000" w:rsidRPr="00000000">
        <w:rPr>
          <w:rtl w:val="0"/>
        </w:rPr>
      </w:r>
    </w:p>
    <w:p w:rsidR="00000000" w:rsidDel="00000000" w:rsidP="00000000" w:rsidRDefault="00000000" w:rsidRPr="00000000" w14:paraId="00000009">
      <w:pPr>
        <w:numPr>
          <w:ilvl w:val="0"/>
          <w:numId w:val="23"/>
        </w:numPr>
        <w:ind w:left="720" w:hanging="360"/>
        <w:rPr>
          <w:u w:val="none"/>
        </w:rPr>
      </w:pPr>
      <w:r w:rsidDel="00000000" w:rsidR="00000000" w:rsidRPr="00000000">
        <w:rPr>
          <w:shd w:fill="b7b7b7" w:val="clear"/>
          <w:rtl w:val="0"/>
          <w:rPrChange w:author="Stanley Añonuevo" w:id="1" w:date="2026-09-11T03:05:56Z">
            <w:rPr/>
          </w:rPrChange>
        </w:rPr>
        <w:t xml:space="preserve">If Windows scale is 125% (the recommended scaling), page loads like this:</w:t>
      </w:r>
      <w:r w:rsidDel="00000000" w:rsidR="00000000" w:rsidRPr="00000000">
        <w:rPr/>
        <w:drawing>
          <wp:inline distB="114300" distT="114300" distL="114300" distR="114300">
            <wp:extent cx="5943600" cy="33401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23"/>
        </w:numPr>
        <w:ind w:left="720" w:hanging="360"/>
        <w:rPr>
          <w:u w:val="none"/>
        </w:rPr>
      </w:pPr>
      <w:r w:rsidDel="00000000" w:rsidR="00000000" w:rsidRPr="00000000">
        <w:rPr>
          <w:rtl w:val="0"/>
        </w:rPr>
        <w:t xml:space="preserve">Windows display settings</w:t>
      </w:r>
      <w:r w:rsidDel="00000000" w:rsidR="00000000" w:rsidRPr="00000000">
        <w:rPr/>
        <w:drawing>
          <wp:inline distB="114300" distT="114300" distL="114300" distR="114300">
            <wp:extent cx="5943600" cy="28829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3"/>
        </w:numPr>
        <w:ind w:left="720" w:hanging="360"/>
        <w:rPr>
          <w:u w:val="none"/>
        </w:rPr>
      </w:pPr>
      <w:r w:rsidDel="00000000" w:rsidR="00000000" w:rsidRPr="00000000">
        <w:rPr>
          <w:rtl w:val="0"/>
        </w:rPr>
        <w:t xml:space="preserve">Developers worked with 100% Windows scaling or 75% browser scaling, or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shd w:fill="4a86e8" w:val="clear"/>
          <w:rPrChange w:author="Josh Baquiano" w:id="2" w:date="2026-09-11T07:38:15Z">
            <w:rPr/>
          </w:rPrChange>
        </w:rPr>
      </w:pPr>
      <w:bookmarkStart w:colFirst="0" w:colLast="0" w:name="_1h5kw554osgr" w:id="1"/>
      <w:bookmarkEnd w:id="1"/>
      <w:r w:rsidDel="00000000" w:rsidR="00000000" w:rsidRPr="00000000">
        <w:rPr>
          <w:shd w:fill="4a86e8" w:val="clear"/>
          <w:rtl w:val="0"/>
          <w:rPrChange w:author="Josh Baquiano" w:id="2" w:date="2026-09-11T07:38:15Z">
            <w:rPr/>
          </w:rPrChange>
        </w:rPr>
        <w:t xml:space="preserve">Forgot Password not Functional</w:t>
      </w:r>
    </w:p>
    <w:p w:rsidR="00000000" w:rsidDel="00000000" w:rsidP="00000000" w:rsidRDefault="00000000" w:rsidRPr="00000000" w14:paraId="0000000E">
      <w:pPr>
        <w:rPr>
          <w:rPrChange w:author="Josh Baquiano" w:id="2" w:date="2026-09-11T07:38:15Z">
            <w:rPr/>
          </w:rPrChange>
        </w:rPr>
      </w:pPr>
      <w:r w:rsidDel="00000000" w:rsidR="00000000" w:rsidRPr="00000000">
        <w:rPr>
          <w:rFonts w:ascii="Roboto Mono" w:cs="Roboto Mono" w:eastAsia="Roboto Mono" w:hAnsi="Roboto Mono"/>
          <w:color w:val="188038"/>
          <w:rtl w:val="0"/>
          <w:rPrChange w:author="Josh Baquiano" w:id="2" w:date="2026-09-11T07:38:15Z">
            <w:rPr>
              <w:rFonts w:ascii="Roboto Mono" w:cs="Roboto Mono" w:eastAsia="Roboto Mono" w:hAnsi="Roboto Mono"/>
              <w:color w:val="188038"/>
            </w:rPr>
          </w:rPrChange>
        </w:rPr>
        <w:t xml:space="preserve">QA Marked as Fixed: 14/09/2026</w:t>
      </w:r>
      <w:r w:rsidDel="00000000" w:rsidR="00000000" w:rsidRPr="00000000">
        <w:rPr>
          <w:rtl w:val="0"/>
        </w:rPr>
      </w:r>
    </w:p>
    <w:p w:rsidR="00000000" w:rsidDel="00000000" w:rsidP="00000000" w:rsidRDefault="00000000" w:rsidRPr="00000000" w14:paraId="0000000F">
      <w:pPr>
        <w:numPr>
          <w:ilvl w:val="0"/>
          <w:numId w:val="21"/>
        </w:numPr>
        <w:ind w:left="720" w:hanging="360"/>
        <w:rPr>
          <w:shd w:fill="4a86e8" w:val="clear"/>
          <w:rPrChange w:author="Josh Baquiano" w:id="2" w:date="2026-09-11T07:38:15Z">
            <w:rPr>
              <w:u w:val="none"/>
            </w:rPr>
          </w:rPrChange>
        </w:rPr>
        <w:pPrChange w:author="Josh Baquiano" w:id="0" w:date="2026-09-11T07:38:15Z">
          <w:pPr>
            <w:numPr>
              <w:ilvl w:val="0"/>
              <w:numId w:val="21"/>
            </w:numPr>
            <w:ind w:left="720" w:hanging="360"/>
          </w:pPr>
        </w:pPrChange>
      </w:pPr>
      <w:r w:rsidDel="00000000" w:rsidR="00000000" w:rsidRPr="00000000">
        <w:rPr>
          <w:shd w:fill="4a86e8" w:val="clear"/>
          <w:rtl w:val="0"/>
          <w:rPrChange w:author="Josh Baquiano" w:id="2" w:date="2026-09-11T07:38:15Z">
            <w:rPr/>
          </w:rPrChange>
        </w:rPr>
        <w:t xml:space="preserve">Forgot Password not functional</w:t>
      </w:r>
    </w:p>
    <w:p w:rsidR="00000000" w:rsidDel="00000000" w:rsidP="00000000" w:rsidRDefault="00000000" w:rsidRPr="00000000" w14:paraId="00000010">
      <w:pPr>
        <w:ind w:left="720" w:firstLine="0"/>
        <w:rPr>
          <w:shd w:fill="4a86e8" w:val="clear"/>
          <w:rPrChange w:author="Josh Baquiano" w:id="2" w:date="2026-09-11T07:38:15Z">
            <w:rPr/>
          </w:rPrChange>
        </w:rPr>
      </w:pPr>
      <w:r w:rsidDel="00000000" w:rsidR="00000000" w:rsidRPr="00000000">
        <w:rPr>
          <w:shd w:fill="4a86e8" w:val="clear"/>
          <w:rPrChange w:author="Josh Baquiano" w:id="2" w:date="2026-09-11T07:38:15Z">
            <w:rPr/>
          </w:rPrChange>
        </w:rPr>
        <w:drawing>
          <wp:inline distB="114300" distT="114300" distL="114300" distR="114300">
            <wp:extent cx="5943600" cy="3340100"/>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ind w:left="720" w:hanging="360"/>
        <w:rPr>
          <w:shd w:fill="4a86e8" w:val="clear"/>
          <w:rPrChange w:author="Josh Baquiano" w:id="2" w:date="2026-09-11T07:38:15Z">
            <w:rPr>
              <w:u w:val="none"/>
            </w:rPr>
          </w:rPrChange>
        </w:rPr>
        <w:pPrChange w:author="Josh Baquiano" w:id="0" w:date="2026-09-11T07:38:15Z">
          <w:pPr>
            <w:numPr>
              <w:ilvl w:val="0"/>
              <w:numId w:val="2"/>
            </w:numPr>
            <w:ind w:left="720" w:hanging="360"/>
          </w:pPr>
        </w:pPrChange>
      </w:pPr>
      <w:r w:rsidDel="00000000" w:rsidR="00000000" w:rsidRPr="00000000">
        <w:rPr>
          <w:shd w:fill="4a86e8" w:val="clear"/>
          <w:rtl w:val="0"/>
          <w:rPrChange w:author="Josh Baquiano" w:id="2" w:date="2026-09-11T07:38:15Z">
            <w:rPr/>
          </w:rPrChange>
        </w:rPr>
        <w:t xml:space="preserve">No validation feedback if no email input for Forgot Password</w:t>
        <w:br w:type="textWrapping"/>
      </w:r>
      <w:r w:rsidDel="00000000" w:rsidR="00000000" w:rsidRPr="00000000">
        <w:rPr>
          <w:shd w:fill="4a86e8" w:val="clear"/>
          <w:rPrChange w:author="Josh Baquiano" w:id="2" w:date="2026-09-11T07:38:15Z">
            <w:rPr/>
          </w:rPrChange>
        </w:rPr>
        <w:drawing>
          <wp:inline distB="114300" distT="114300" distL="114300" distR="114300">
            <wp:extent cx="5943600" cy="3340100"/>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1"/>
        <w:rPr>
          <w:shd w:fill="b7b7b7" w:val="clear"/>
          <w:rPrChange w:author="Stanley Añonuevo" w:id="1" w:date="2026-09-11T03:05:56Z">
            <w:rPr/>
          </w:rPrChange>
        </w:rPr>
      </w:pPr>
      <w:bookmarkStart w:colFirst="0" w:colLast="0" w:name="_dd71ms9sykjp" w:id="2"/>
      <w:bookmarkEnd w:id="2"/>
      <w:r w:rsidDel="00000000" w:rsidR="00000000" w:rsidRPr="00000000">
        <w:rPr>
          <w:shd w:fill="b7b7b7" w:val="clear"/>
          <w:rtl w:val="0"/>
          <w:rPrChange w:author="Stanley Añonuevo" w:id="1" w:date="2026-09-11T03:05:56Z">
            <w:rPr/>
          </w:rPrChange>
        </w:rPr>
        <w:t xml:space="preserve">Mark all as Read not functional</w:t>
      </w:r>
    </w:p>
    <w:p w:rsidR="00000000" w:rsidDel="00000000" w:rsidP="00000000" w:rsidRDefault="00000000" w:rsidRPr="00000000" w14:paraId="00000015">
      <w:pPr>
        <w:rPr>
          <w:rPrChange w:author="Stanley Añonuevo" w:id="1" w:date="2026-09-11T03:05:56Z">
            <w:rPr/>
          </w:rPrChange>
        </w:rPr>
      </w:pPr>
      <w:r w:rsidDel="00000000" w:rsidR="00000000" w:rsidRPr="00000000">
        <w:rPr>
          <w:rFonts w:ascii="Roboto Mono" w:cs="Roboto Mono" w:eastAsia="Roboto Mono" w:hAnsi="Roboto Mono"/>
          <w:color w:val="188038"/>
          <w:rtl w:val="0"/>
          <w:rPrChange w:author="Stanley Añonuevo" w:id="1" w:date="2026-09-11T03:05:56Z">
            <w:rPr>
              <w:rFonts w:ascii="Roboto Mono" w:cs="Roboto Mono" w:eastAsia="Roboto Mono" w:hAnsi="Roboto Mono"/>
              <w:color w:val="188038"/>
            </w:rPr>
          </w:rPrChange>
        </w:rPr>
        <w:t xml:space="preserve">QA Marked as Fixed: 14/09/2026</w:t>
      </w:r>
      <w:r w:rsidDel="00000000" w:rsidR="00000000" w:rsidRPr="00000000">
        <w:rPr>
          <w:rtl w:val="0"/>
        </w:rPr>
      </w:r>
    </w:p>
    <w:p w:rsidR="00000000" w:rsidDel="00000000" w:rsidP="00000000" w:rsidRDefault="00000000" w:rsidRPr="00000000" w14:paraId="00000016">
      <w:pPr>
        <w:numPr>
          <w:ilvl w:val="0"/>
          <w:numId w:val="27"/>
        </w:numPr>
        <w:ind w:left="720" w:hanging="360"/>
        <w:rPr>
          <w:shd w:fill="b7b7b7" w:val="clear"/>
          <w:rPrChange w:author="Stanley Añonuevo" w:id="1" w:date="2026-09-11T03:05:56Z">
            <w:rPr>
              <w:u w:val="none"/>
            </w:rPr>
          </w:rPrChange>
        </w:rPr>
        <w:pPrChange w:author="Stanley Añonuevo" w:id="0" w:date="2026-09-11T03:05:56Z">
          <w:pPr>
            <w:numPr>
              <w:ilvl w:val="0"/>
              <w:numId w:val="27"/>
            </w:numPr>
            <w:ind w:left="720" w:hanging="360"/>
          </w:pPr>
        </w:pPrChange>
      </w:pPr>
      <w:r w:rsidDel="00000000" w:rsidR="00000000" w:rsidRPr="00000000">
        <w:rPr>
          <w:shd w:fill="b7b7b7" w:val="clear"/>
          <w:rtl w:val="0"/>
          <w:rPrChange w:author="Stanley Añonuevo" w:id="1" w:date="2026-09-11T03:05:56Z">
            <w:rPr/>
          </w:rPrChange>
        </w:rPr>
        <w:t xml:space="preserve">Mark all as read does not remove icon badges</w:t>
      </w:r>
    </w:p>
    <w:p w:rsidR="00000000" w:rsidDel="00000000" w:rsidP="00000000" w:rsidRDefault="00000000" w:rsidRPr="00000000" w14:paraId="00000017">
      <w:pPr>
        <w:ind w:left="720" w:firstLine="0"/>
        <w:rPr/>
      </w:pPr>
      <w:r w:rsidDel="00000000" w:rsidR="00000000" w:rsidRPr="00000000">
        <w:rPr/>
        <w:drawing>
          <wp:inline distB="114300" distT="114300" distL="114300" distR="114300">
            <wp:extent cx="5943600" cy="33401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1"/>
        <w:rPr/>
      </w:pPr>
      <w:bookmarkStart w:colFirst="0" w:colLast="0" w:name="_2ov2e2aluf1f" w:id="3"/>
      <w:bookmarkEnd w:id="3"/>
      <w:r w:rsidDel="00000000" w:rsidR="00000000" w:rsidRPr="00000000">
        <w:rPr>
          <w:rtl w:val="0"/>
        </w:rPr>
        <w:t xml:space="preserve">“Edit triggered” Info modal does not appear on top</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QA Marked as Resolved: see “Edit Announcement on Notification Modal”</w:t>
      </w:r>
      <w:r w:rsidDel="00000000" w:rsidR="00000000" w:rsidRPr="00000000">
        <w:rPr>
          <w:rtl w:val="0"/>
        </w:rPr>
      </w:r>
    </w:p>
    <w:p w:rsidR="00000000" w:rsidDel="00000000" w:rsidP="00000000" w:rsidRDefault="00000000" w:rsidRPr="00000000" w14:paraId="0000001B">
      <w:pPr>
        <w:numPr>
          <w:ilvl w:val="0"/>
          <w:numId w:val="33"/>
        </w:numPr>
        <w:ind w:left="720" w:hanging="360"/>
        <w:rPr>
          <w:u w:val="none"/>
        </w:rPr>
      </w:pPr>
      <w:r w:rsidDel="00000000" w:rsidR="00000000" w:rsidRPr="00000000">
        <w:rPr>
          <w:rtl w:val="0"/>
        </w:rPr>
        <w:t xml:space="preserve">Edit announcement triggers Info modal, but does not appear on top of announcement modal</w:t>
      </w:r>
    </w:p>
    <w:p w:rsidR="00000000" w:rsidDel="00000000" w:rsidP="00000000" w:rsidRDefault="00000000" w:rsidRPr="00000000" w14:paraId="0000001C">
      <w:pPr>
        <w:ind w:left="720" w:firstLine="0"/>
        <w:rPr/>
      </w:pPr>
      <w:r w:rsidDel="00000000" w:rsidR="00000000" w:rsidRPr="00000000">
        <w:rPr/>
        <w:drawing>
          <wp:inline distB="114300" distT="114300" distL="114300" distR="114300">
            <wp:extent cx="5943600" cy="3340100"/>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33"/>
        </w:numPr>
        <w:ind w:left="720" w:hanging="360"/>
        <w:rPr>
          <w:u w:val="none"/>
        </w:rPr>
      </w:pPr>
      <w:r w:rsidDel="00000000" w:rsidR="00000000" w:rsidRPr="00000000">
        <w:rPr/>
        <w:drawing>
          <wp:inline distB="114300" distT="114300" distL="114300" distR="114300">
            <wp:extent cx="5943600" cy="3340100"/>
            <wp:effectExtent b="0" l="0" r="0" t="0"/>
            <wp:docPr id="1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pStyle w:val="Heading1"/>
        <w:rPr/>
      </w:pPr>
      <w:bookmarkStart w:colFirst="0" w:colLast="0" w:name="_sxsd79mqdyxd" w:id="4"/>
      <w:bookmarkEnd w:id="4"/>
      <w:r w:rsidDel="00000000" w:rsidR="00000000" w:rsidRPr="00000000">
        <w:rPr>
          <w:rtl w:val="0"/>
        </w:rPr>
        <w:t xml:space="preserve">Edit Announcement on Notification Modal</w:t>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QA Marked as Fixed: 15/09/26</w:t>
      </w:r>
      <w:r w:rsidDel="00000000" w:rsidR="00000000" w:rsidRPr="00000000">
        <w:rPr>
          <w:rtl w:val="0"/>
        </w:rPr>
      </w:r>
    </w:p>
    <w:p w:rsidR="00000000" w:rsidDel="00000000" w:rsidP="00000000" w:rsidRDefault="00000000" w:rsidRPr="00000000" w14:paraId="00000021">
      <w:pPr>
        <w:numPr>
          <w:ilvl w:val="0"/>
          <w:numId w:val="29"/>
        </w:numPr>
        <w:ind w:left="720" w:hanging="360"/>
        <w:rPr>
          <w:u w:val="none"/>
        </w:rPr>
      </w:pPr>
      <w:r w:rsidDel="00000000" w:rsidR="00000000" w:rsidRPr="00000000">
        <w:rPr>
          <w:rtl w:val="0"/>
        </w:rPr>
        <w:t xml:space="preserve">Edit announcement only triggers info modal, is not functional for editing announcement</w:t>
      </w:r>
      <w:r w:rsidDel="00000000" w:rsidR="00000000" w:rsidRPr="00000000">
        <w:rPr/>
        <w:drawing>
          <wp:inline distB="114300" distT="114300" distL="114300" distR="114300">
            <wp:extent cx="5943600" cy="3340100"/>
            <wp:effectExtent b="0" l="0" r="0" t="0"/>
            <wp:docPr id="51"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29"/>
        </w:numPr>
        <w:ind w:left="720" w:hanging="360"/>
        <w:rPr>
          <w:u w:val="none"/>
        </w:rPr>
      </w:pPr>
      <w:r w:rsidDel="00000000" w:rsidR="00000000" w:rsidRPr="00000000">
        <w:rPr>
          <w:rtl w:val="0"/>
        </w:rPr>
        <w:t xml:space="preserve">Edit Announcement button is also visible when viewing announcements made by others. Button press also triggers Info modal (“Info: Edit triggered”).</w:t>
      </w:r>
      <w:r w:rsidDel="00000000" w:rsidR="00000000" w:rsidRPr="00000000">
        <w:rPr/>
        <w:drawing>
          <wp:inline distB="114300" distT="114300" distL="114300" distR="114300">
            <wp:extent cx="5943600" cy="3340100"/>
            <wp:effectExtent b="0" l="0" r="0" t="0"/>
            <wp:docPr id="52"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pStyle w:val="Heading1"/>
        <w:rPr/>
      </w:pPr>
      <w:bookmarkStart w:colFirst="0" w:colLast="0" w:name="_1u4ewndpwevg" w:id="5"/>
      <w:bookmarkEnd w:id="5"/>
      <w:commentRangeStart w:id="1"/>
      <w:r w:rsidDel="00000000" w:rsidR="00000000" w:rsidRPr="00000000">
        <w:rPr>
          <w:rtl w:val="0"/>
        </w:rPr>
        <w:t xml:space="preserve">No validation feedback when downloading non-existent file from announcement</w:t>
      </w:r>
      <w:ins w:author="Theodore Abella" w:id="3" w:date="2026-09-15T00:07:12Z">
        <w:r w:rsidDel="00000000" w:rsidR="00000000" w:rsidRPr="00000000">
          <w:rPr>
            <w:rtl w:val="0"/>
          </w:rPr>
          <w:t xml:space="preserve"> (Fix Sept 11 - Theodore)</w:t>
        </w:r>
      </w:ins>
      <w:r w:rsidDel="00000000" w:rsidR="00000000" w:rsidRPr="00000000">
        <w:rPr>
          <w:rtl w:val="0"/>
        </w:rPr>
      </w:r>
    </w:p>
    <w:p w:rsidR="00000000" w:rsidDel="00000000" w:rsidP="00000000" w:rsidRDefault="00000000" w:rsidRPr="00000000" w14:paraId="00000025">
      <w:pPr>
        <w:rPr/>
      </w:pPr>
      <w:commentRangeEnd w:id="1"/>
      <w:r w:rsidDel="00000000" w:rsidR="00000000" w:rsidRPr="00000000">
        <w:commentReference w:id="1"/>
      </w:r>
      <w:r w:rsidDel="00000000" w:rsidR="00000000" w:rsidRPr="00000000">
        <w:rPr>
          <w:rFonts w:ascii="Roboto Mono" w:cs="Roboto Mono" w:eastAsia="Roboto Mono" w:hAnsi="Roboto Mono"/>
          <w:color w:val="188038"/>
          <w:rtl w:val="0"/>
        </w:rPr>
        <w:t xml:space="preserve">QA Marked as Fixed: 15/09/26</w:t>
      </w:r>
      <w:commentRangeStart w:id="2"/>
      <w:r w:rsidDel="00000000" w:rsidR="00000000" w:rsidRPr="00000000">
        <w:rPr>
          <w:rtl w:val="0"/>
        </w:rPr>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No feedback modal, message, etc after download button press</w:t>
      </w:r>
      <w:r w:rsidDel="00000000" w:rsidR="00000000" w:rsidRPr="00000000">
        <w:rPr/>
        <w:drawing>
          <wp:inline distB="114300" distT="114300" distL="114300" distR="114300">
            <wp:extent cx="5943600" cy="3340100"/>
            <wp:effectExtent b="0" l="0" r="0" t="0"/>
            <wp:docPr id="53"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drawing>
          <wp:inline distB="114300" distT="114300" distL="114300" distR="114300">
            <wp:extent cx="5943600" cy="3340100"/>
            <wp:effectExtent b="0" l="0" r="0" t="0"/>
            <wp:docPr id="56"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9"/>
        </w:numPr>
        <w:ind w:left="720" w:hanging="360"/>
        <w:rPr>
          <w:u w:val="none"/>
        </w:rPr>
      </w:pPr>
      <w:r w:rsidDel="00000000" w:rsidR="00000000" w:rsidRPr="00000000">
        <w:rPr>
          <w:rtl w:val="0"/>
        </w:rPr>
        <w:t xml:space="preserve">No file is loaded either. QA unsure where it should exist.</w:t>
      </w:r>
    </w:p>
    <w:p w:rsidR="00000000" w:rsidDel="00000000" w:rsidP="00000000" w:rsidRDefault="00000000" w:rsidRPr="00000000" w14:paraId="00000029">
      <w:pPr>
        <w:numPr>
          <w:ilvl w:val="0"/>
          <w:numId w:val="19"/>
        </w:numPr>
        <w:ind w:left="720" w:hanging="360"/>
        <w:rPr>
          <w:u w:val="none"/>
        </w:rPr>
      </w:pPr>
      <w:r w:rsidDel="00000000" w:rsidR="00000000" w:rsidRPr="00000000">
        <w:rPr>
          <w:rtl w:val="0"/>
        </w:rPr>
        <w:t xml:space="preserve">Resource supposed to be loaded from: (supposedly) </w:t>
      </w:r>
      <w:hyperlink r:id="rId21">
        <w:r w:rsidDel="00000000" w:rsidR="00000000" w:rsidRPr="00000000">
          <w:rPr>
            <w:color w:val="1155cc"/>
            <w:u w:val="single"/>
            <w:rtl w:val="0"/>
          </w:rPr>
          <w:t xml:space="preserve">http://localhost/AIS/public/client_portal/announcements/download/1</w:t>
        </w:r>
      </w:hyperlink>
      <w:r w:rsidDel="00000000" w:rsidR="00000000" w:rsidRPr="00000000">
        <w:rPr>
          <w:rtl w:val="0"/>
        </w:rPr>
      </w:r>
    </w:p>
    <w:p w:rsidR="00000000" w:rsidDel="00000000" w:rsidP="00000000" w:rsidRDefault="00000000" w:rsidRPr="00000000" w14:paraId="0000002A">
      <w:pPr>
        <w:numPr>
          <w:ilvl w:val="0"/>
          <w:numId w:val="19"/>
        </w:numPr>
        <w:ind w:left="720" w:hanging="360"/>
        <w:rPr>
          <w:u w:val="none"/>
        </w:rPr>
      </w:pPr>
      <w:r w:rsidDel="00000000" w:rsidR="00000000" w:rsidRPr="00000000">
        <w:rPr>
          <w:rtl w:val="0"/>
        </w:rPr>
        <w:t xml:space="preserve">Attempting to downloading file does not do anything. No console message, feedback pop 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8ye8j7qe4qgq" w:id="6"/>
      <w:bookmarkEnd w:id="6"/>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sqgw7sbyavt6" w:id="7"/>
      <w:bookmarkEnd w:id="7"/>
      <w:r w:rsidDel="00000000" w:rsidR="00000000" w:rsidRPr="00000000">
        <w:rPr>
          <w:rtl w:val="0"/>
        </w:rPr>
        <w:t xml:space="preserve">No autorefresh for unpublished posts</w:t>
      </w:r>
      <w:ins w:author="Theodore Abella" w:id="4" w:date="2026-09-15T00:07:33Z">
        <w:r w:rsidDel="00000000" w:rsidR="00000000" w:rsidRPr="00000000">
          <w:rPr>
            <w:rtl w:val="0"/>
          </w:rPr>
          <w:t xml:space="preserve"> (Fix Sept 11 - Theodore)</w:t>
        </w:r>
      </w:ins>
      <w:r w:rsidDel="00000000" w:rsidR="00000000" w:rsidRPr="00000000">
        <w:rPr>
          <w:rtl w:val="0"/>
        </w:rPr>
      </w:r>
    </w:p>
    <w:p w:rsidR="00000000" w:rsidDel="00000000" w:rsidP="00000000" w:rsidRDefault="00000000" w:rsidRPr="00000000" w14:paraId="0000002E">
      <w:pPr>
        <w:rPr/>
      </w:pPr>
      <w:commentRangeEnd w:id="2"/>
      <w:r w:rsidDel="00000000" w:rsidR="00000000" w:rsidRPr="00000000">
        <w:commentReference w:id="2"/>
      </w:r>
      <w:r w:rsidDel="00000000" w:rsidR="00000000" w:rsidRPr="00000000">
        <w:rPr>
          <w:rFonts w:ascii="Roboto Mono" w:cs="Roboto Mono" w:eastAsia="Roboto Mono" w:hAnsi="Roboto Mono"/>
          <w:color w:val="188038"/>
          <w:rtl w:val="0"/>
        </w:rPr>
        <w:t xml:space="preserve">QA Marked as Fixed: 15/09/26 With comment (See below)</w:t>
      </w:r>
      <w:commentRangeStart w:id="3"/>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Notification icon badges and Notification area does not auto refresh</w:t>
        <w:br w:type="textWrapping"/>
      </w:r>
      <w:r w:rsidDel="00000000" w:rsidR="00000000" w:rsidRPr="00000000">
        <w:rPr/>
        <w:drawing>
          <wp:inline distB="114300" distT="114300" distL="114300" distR="114300">
            <wp:extent cx="5943600" cy="3340100"/>
            <wp:effectExtent b="0" l="0" r="0" t="0"/>
            <wp:docPr id="55" name="image61.png"/>
            <a:graphic>
              <a:graphicData uri="http://schemas.openxmlformats.org/drawingml/2006/picture">
                <pic:pic>
                  <pic:nvPicPr>
                    <pic:cNvPr id="0" name="image6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(15/09/26) COMMENT: Other employees (not the author of announcement) do not have auto-refresh, needs to reload page to see notification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oh4lmugfesou" w:id="8"/>
      <w:bookmarkEnd w:id="8"/>
      <w:r w:rsidDel="00000000" w:rsidR="00000000" w:rsidRPr="00000000">
        <w:rPr>
          <w:rtl w:val="0"/>
        </w:rPr>
        <w:t xml:space="preserve">(Re: Scaling Issue) Request Form does not have scroll bar</w:t>
      </w:r>
      <w:ins w:author="Theodore Abella" w:id="5" w:date="2026-09-15T00:07:44Z">
        <w:r w:rsidDel="00000000" w:rsidR="00000000" w:rsidRPr="00000000">
          <w:rPr>
            <w:rtl w:val="0"/>
          </w:rPr>
          <w:t xml:space="preserve"> ( Fix Sept 11 - Theodore)</w:t>
        </w:r>
      </w:ins>
      <w:r w:rsidDel="00000000" w:rsidR="00000000" w:rsidRPr="00000000">
        <w:rPr>
          <w:rtl w:val="0"/>
        </w:rPr>
      </w:r>
    </w:p>
    <w:p w:rsidR="00000000" w:rsidDel="00000000" w:rsidP="00000000" w:rsidRDefault="00000000" w:rsidRPr="00000000" w14:paraId="00000033">
      <w:pPr>
        <w:rPr/>
      </w:pPr>
      <w:commentRangeEnd w:id="3"/>
      <w:r w:rsidDel="00000000" w:rsidR="00000000" w:rsidRPr="00000000">
        <w:commentReference w:id="3"/>
      </w:r>
      <w:r w:rsidDel="00000000" w:rsidR="00000000" w:rsidRPr="00000000">
        <w:rPr>
          <w:rFonts w:ascii="Roboto Mono" w:cs="Roboto Mono" w:eastAsia="Roboto Mono" w:hAnsi="Roboto Mono"/>
          <w:color w:val="188038"/>
          <w:rtl w:val="0"/>
        </w:rPr>
        <w:t xml:space="preserve">QA Marked as Fixed: 15/09/26</w:t>
      </w:r>
      <w:commentRangeStart w:id="4"/>
      <w:r w:rsidDel="00000000" w:rsidR="00000000" w:rsidRPr="00000000">
        <w:rPr>
          <w:rtl w:val="0"/>
        </w:rPr>
      </w:r>
    </w:p>
    <w:p w:rsidR="00000000" w:rsidDel="00000000" w:rsidP="00000000" w:rsidRDefault="00000000" w:rsidRPr="00000000" w14:paraId="00000034">
      <w:pPr>
        <w:numPr>
          <w:ilvl w:val="0"/>
          <w:numId w:val="38"/>
        </w:numPr>
        <w:ind w:left="720" w:hanging="360"/>
        <w:rPr>
          <w:u w:val="none"/>
        </w:rPr>
      </w:pPr>
      <w:r w:rsidDel="00000000" w:rsidR="00000000" w:rsidRPr="00000000">
        <w:rPr>
          <w:rtl w:val="0"/>
        </w:rPr>
        <w:t xml:space="preserve">Windows display scale setting: 125% (Recommended by Windows)</w:t>
        <w:br w:type="textWrapping"/>
        <w:t xml:space="preserve">Page zoom scaling on Browser (Opera GX shown in picture below): 100%</w:t>
      </w:r>
    </w:p>
    <w:p w:rsidR="00000000" w:rsidDel="00000000" w:rsidP="00000000" w:rsidRDefault="00000000" w:rsidRPr="00000000" w14:paraId="00000035">
      <w:pPr>
        <w:numPr>
          <w:ilvl w:val="0"/>
          <w:numId w:val="38"/>
        </w:numPr>
        <w:ind w:left="720" w:hanging="360"/>
        <w:rPr>
          <w:u w:val="none"/>
        </w:rPr>
      </w:pPr>
      <w:r w:rsidDel="00000000" w:rsidR="00000000" w:rsidRPr="00000000">
        <w:rPr>
          <w:rtl w:val="0"/>
        </w:rPr>
        <w:t xml:space="preserve">Form is cut off with no scroll bar to compensate</w:t>
      </w:r>
      <w:r w:rsidDel="00000000" w:rsidR="00000000" w:rsidRPr="00000000">
        <w:rPr/>
        <w:drawing>
          <wp:inline distB="114300" distT="114300" distL="114300" distR="114300">
            <wp:extent cx="5943600" cy="3340100"/>
            <wp:effectExtent b="0" l="0" r="0" t="0"/>
            <wp:docPr id="44"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38"/>
        </w:numPr>
        <w:ind w:left="720" w:hanging="360"/>
        <w:rPr>
          <w:u w:val="none"/>
        </w:rPr>
      </w:pPr>
      <w:r w:rsidDel="00000000" w:rsidR="00000000" w:rsidRPr="00000000">
        <w:rPr>
          <w:rtl w:val="0"/>
        </w:rPr>
        <w:t xml:space="preserve">Rest of form is only accessible by changing Page zoom scaling.</w:t>
      </w:r>
      <w:r w:rsidDel="00000000" w:rsidR="00000000" w:rsidRPr="00000000">
        <w:rPr>
          <w:strike w:val="1"/>
          <w:rtl w:val="0"/>
        </w:rPr>
        <w:t xml:space="preserve"> (Min 75% on 1920 by 1080) </w:t>
      </w:r>
      <w:r w:rsidDel="00000000" w:rsidR="00000000" w:rsidRPr="00000000">
        <w:rPr>
          <w:rtl w:val="0"/>
        </w:rPr>
        <w:t xml:space="preserve">Minimum is 67% on Brave Browser</w:t>
      </w:r>
      <w:r w:rsidDel="00000000" w:rsidR="00000000" w:rsidRPr="00000000">
        <w:rPr/>
        <w:drawing>
          <wp:inline distB="114300" distT="114300" distL="114300" distR="114300">
            <wp:extent cx="5943600" cy="3340100"/>
            <wp:effectExtent b="0" l="0" r="0" t="0"/>
            <wp:docPr id="57"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5943600" cy="3340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7">
      <w:pPr>
        <w:numPr>
          <w:ilvl w:val="0"/>
          <w:numId w:val="38"/>
        </w:numPr>
        <w:ind w:left="720" w:hanging="360"/>
        <w:rPr>
          <w:u w:val="none"/>
        </w:rPr>
      </w:pPr>
      <w:commentRangeStart w:id="5"/>
      <w:r w:rsidDel="00000000" w:rsidR="00000000" w:rsidRPr="00000000">
        <w:rPr>
          <w:rtl w:val="0"/>
        </w:rPr>
        <w:t xml:space="preserve">(Browser shown in picture below is Brave) With form filled out, user has to zoom out further to complete form.</w:t>
      </w:r>
      <w:r w:rsidDel="00000000" w:rsidR="00000000" w:rsidRPr="00000000">
        <w:rPr/>
        <w:drawing>
          <wp:inline distB="114300" distT="114300" distL="114300" distR="114300">
            <wp:extent cx="5943600" cy="3340100"/>
            <wp:effectExtent b="0" l="0" r="0" t="0"/>
            <wp:docPr id="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drawing>
          <wp:inline distB="114300" distT="114300" distL="114300" distR="114300">
            <wp:extent cx="5943600" cy="3340100"/>
            <wp:effectExtent b="0" l="0" r="0" t="0"/>
            <wp:docPr id="32"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1"/>
        <w:rPr/>
      </w:pPr>
      <w:bookmarkStart w:colFirst="0" w:colLast="0" w:name="_ieq5jk38f3" w:id="9"/>
      <w:bookmarkEnd w:id="9"/>
      <w:r w:rsidDel="00000000" w:rsidR="00000000" w:rsidRPr="00000000">
        <w:rPr>
          <w:rtl w:val="0"/>
        </w:rPr>
        <w:t xml:space="preserve">Timesheet Table Scrolls without Table Head</w:t>
      </w:r>
      <w:ins w:author="Theodore Abella" w:id="6" w:date="2026-09-15T00:08:22Z">
        <w:r w:rsidDel="00000000" w:rsidR="00000000" w:rsidRPr="00000000">
          <w:rPr>
            <w:rtl w:val="0"/>
          </w:rPr>
          <w:t xml:space="preserve"> ( Fix Sept 11 - Theodore )</w:t>
        </w:r>
      </w:ins>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QA Marked as For Review After Re-Test: 15/09/26</w:t>
      </w:r>
      <w:r w:rsidDel="00000000" w:rsidR="00000000" w:rsidRPr="00000000">
        <w:rPr>
          <w:rtl w:val="0"/>
        </w:rPr>
      </w:r>
    </w:p>
    <w:p w:rsidR="00000000" w:rsidDel="00000000" w:rsidP="00000000" w:rsidRDefault="00000000" w:rsidRPr="00000000" w14:paraId="0000003D">
      <w:pPr>
        <w:numPr>
          <w:ilvl w:val="0"/>
          <w:numId w:val="13"/>
        </w:numPr>
        <w:ind w:left="720" w:hanging="360"/>
        <w:rPr>
          <w:u w:val="none"/>
        </w:rPr>
      </w:pPr>
      <w:r w:rsidDel="00000000" w:rsidR="00000000" w:rsidRPr="00000000">
        <w:rPr>
          <w:rtl w:val="0"/>
        </w:rPr>
        <w:t xml:space="preserve">Data is horizontally scrollable but Table Head is not</w:t>
      </w:r>
      <w:r w:rsidDel="00000000" w:rsidR="00000000" w:rsidRPr="00000000">
        <w:rPr/>
        <w:drawing>
          <wp:inline distB="114300" distT="114300" distL="114300" distR="114300">
            <wp:extent cx="5943600" cy="3340100"/>
            <wp:effectExtent b="0" l="0" r="0" t="0"/>
            <wp:docPr id="39"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Related to scaling issue?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(15/09/26)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Table head still does not scroll with table data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drawing>
          <wp:inline distB="114300" distT="114300" distL="114300" distR="114300">
            <wp:extent cx="5943600" cy="3340100"/>
            <wp:effectExtent b="0" l="0" r="0" t="0"/>
            <wp:docPr id="46"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4">
      <w:pPr>
        <w:ind w:left="0" w:firstLine="0"/>
        <w:rPr>
          <w:color w:val="980000"/>
        </w:rPr>
      </w:pPr>
      <w:r w:rsidDel="00000000" w:rsidR="00000000" w:rsidRPr="00000000">
        <w:rPr>
          <w:color w:val="980000"/>
          <w:rtl w:val="0"/>
        </w:rPr>
        <w:t xml:space="preserve">!!!QA PULLED 2 COMMITS!!!</w:t>
      </w:r>
    </w:p>
    <w:p w:rsidR="00000000" w:rsidDel="00000000" w:rsidP="00000000" w:rsidRDefault="00000000" w:rsidRPr="00000000" w14:paraId="00000045">
      <w:pPr>
        <w:ind w:left="0" w:firstLine="0"/>
        <w:rPr/>
      </w:pPr>
      <w:r w:rsidDel="00000000" w:rsidR="00000000" w:rsidRPr="00000000">
        <w:rPr>
          <w:rtl w:val="0"/>
        </w:rPr>
        <w:t xml:space="preserve">!!!QA switched from wamp to xampp!!! 09/11/26 2:53PM</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pStyle w:val="Heading1"/>
        <w:rPr/>
      </w:pPr>
      <w:bookmarkStart w:colFirst="0" w:colLast="0" w:name="_rw6lytnjyqbi" w:id="10"/>
      <w:bookmarkEnd w:id="10"/>
      <w:commentRangeStart w:id="6"/>
      <w:r w:rsidDel="00000000" w:rsidR="00000000" w:rsidRPr="00000000">
        <w:rPr>
          <w:rtl w:val="0"/>
        </w:rPr>
        <w:t xml:space="preserve">Company Customizations Settings Form not responsive</w:t>
      </w:r>
      <w:ins w:author="Theodore Abella" w:id="7" w:date="2026-09-15T00:08:34Z">
        <w:r w:rsidDel="00000000" w:rsidR="00000000" w:rsidRPr="00000000">
          <w:rPr>
            <w:rtl w:val="0"/>
          </w:rPr>
          <w:t xml:space="preserve"> (fix Sept 11 - Theodore)</w:t>
        </w:r>
      </w:ins>
      <w:r w:rsidDel="00000000" w:rsidR="00000000" w:rsidRPr="00000000">
        <w:rPr>
          <w:rtl w:val="0"/>
        </w:rPr>
        <w:br w:type="textWrapping"/>
      </w:r>
      <w:commentRangeEnd w:id="6"/>
      <w:r w:rsidDel="00000000" w:rsidR="00000000" w:rsidRPr="00000000">
        <w:commentReference w:id="6"/>
      </w:r>
      <w:r w:rsidDel="00000000" w:rsidR="00000000" w:rsidRPr="00000000">
        <w:rPr>
          <w:rFonts w:ascii="Roboto Mono" w:cs="Roboto Mono" w:eastAsia="Roboto Mono" w:hAnsi="Roboto Mono"/>
          <w:b w:val="0"/>
          <w:bCs w:val="0"/>
          <w:color w:val="188038"/>
          <w:sz w:val="22"/>
          <w:szCs w:val="22"/>
          <w:rtl w:val="0"/>
        </w:rPr>
        <w:t xml:space="preserve">QA Marked as Fixed: 15/09/26</w:t>
      </w:r>
      <w:commentRangeStart w:id="7"/>
      <w:r w:rsidDel="00000000" w:rsidR="00000000" w:rsidRPr="00000000">
        <w:rPr>
          <w:rtl w:val="0"/>
        </w:rPr>
      </w:r>
    </w:p>
    <w:p w:rsidR="00000000" w:rsidDel="00000000" w:rsidP="00000000" w:rsidRDefault="00000000" w:rsidRPr="00000000" w14:paraId="00000048">
      <w:pPr>
        <w:numPr>
          <w:ilvl w:val="0"/>
          <w:numId w:val="17"/>
        </w:numPr>
        <w:ind w:left="720" w:hanging="360"/>
        <w:rPr>
          <w:u w:val="none"/>
        </w:rPr>
      </w:pPr>
      <w:r w:rsidDel="00000000" w:rsidR="00000000" w:rsidRPr="00000000">
        <w:rPr>
          <w:rtl w:val="0"/>
        </w:rPr>
        <w:t xml:space="preserve">Container for Form Submit is sticky to bottom of page (basta yon)</w:t>
      </w:r>
    </w:p>
    <w:p w:rsidR="00000000" w:rsidDel="00000000" w:rsidP="00000000" w:rsidRDefault="00000000" w:rsidRPr="00000000" w14:paraId="00000049">
      <w:pPr>
        <w:numPr>
          <w:ilvl w:val="0"/>
          <w:numId w:val="17"/>
        </w:numPr>
        <w:ind w:left="720" w:hanging="360"/>
        <w:rPr>
          <w:u w:val="none"/>
        </w:rPr>
      </w:pPr>
      <w:r w:rsidDel="00000000" w:rsidR="00000000" w:rsidRPr="00000000">
        <w:rPr>
          <w:rtl w:val="0"/>
        </w:rPr>
        <w:t xml:space="preserve">See Company Colors and Company Logo containers.</w:t>
      </w:r>
    </w:p>
    <w:p w:rsidR="00000000" w:rsidDel="00000000" w:rsidP="00000000" w:rsidRDefault="00000000" w:rsidRPr="00000000" w14:paraId="0000004A">
      <w:pPr>
        <w:numPr>
          <w:ilvl w:val="0"/>
          <w:numId w:val="17"/>
        </w:numPr>
        <w:ind w:left="720" w:hanging="360"/>
        <w:rPr>
          <w:u w:val="none"/>
        </w:rPr>
      </w:pPr>
      <w:r w:rsidDel="00000000" w:rsidR="00000000" w:rsidRPr="00000000">
        <w:rPr>
          <w:rtl w:val="0"/>
        </w:rPr>
        <w:t xml:space="preserve">Zoom in to see issue.</w:t>
        <w:br w:type="textWrapping"/>
      </w:r>
      <w:r w:rsidDel="00000000" w:rsidR="00000000" w:rsidRPr="00000000">
        <w:rPr/>
        <w:drawing>
          <wp:inline distB="114300" distT="114300" distL="114300" distR="114300">
            <wp:extent cx="5943600" cy="3340100"/>
            <wp:effectExtent b="0" l="0" r="0" t="0"/>
            <wp:docPr id="34"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340100"/>
            <wp:effectExtent b="0" l="0" r="0" t="0"/>
            <wp:docPr id="49"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rPr/>
      </w:pPr>
      <w:bookmarkStart w:colFirst="0" w:colLast="0" w:name="_3b9y503cr2fo" w:id="11"/>
      <w:bookmarkEnd w:id="11"/>
      <w:r w:rsidDel="00000000" w:rsidR="00000000" w:rsidRPr="00000000">
        <w:rPr>
          <w:rtl w:val="0"/>
        </w:rPr>
      </w:r>
    </w:p>
    <w:p w:rsidR="00000000" w:rsidDel="00000000" w:rsidP="00000000" w:rsidRDefault="00000000" w:rsidRPr="00000000" w14:paraId="0000004C">
      <w:pPr>
        <w:pStyle w:val="Heading1"/>
        <w:rPr/>
      </w:pPr>
      <w:bookmarkStart w:colFirst="0" w:colLast="0" w:name="_gtia2tb7mfia" w:id="12"/>
      <w:bookmarkEnd w:id="12"/>
      <w:r w:rsidDel="00000000" w:rsidR="00000000" w:rsidRPr="00000000">
        <w:rPr>
          <w:rtl w:val="0"/>
        </w:rPr>
        <w:t xml:space="preserve">Drag and drop does not work in Company Customization Settings</w:t>
      </w:r>
    </w:p>
    <w:p w:rsidR="00000000" w:rsidDel="00000000" w:rsidP="00000000" w:rsidRDefault="00000000" w:rsidRPr="00000000" w14:paraId="0000004D">
      <w:pPr>
        <w:rPr/>
      </w:pPr>
      <w:commentRangeEnd w:id="7"/>
      <w:r w:rsidDel="00000000" w:rsidR="00000000" w:rsidRPr="00000000">
        <w:commentReference w:id="7"/>
      </w:r>
      <w:r w:rsidDel="00000000" w:rsidR="00000000" w:rsidRPr="00000000">
        <w:rPr>
          <w:rFonts w:ascii="Roboto Mono" w:cs="Roboto Mono" w:eastAsia="Roboto Mono" w:hAnsi="Roboto Mono"/>
          <w:color w:val="188038"/>
          <w:rtl w:val="0"/>
        </w:rPr>
        <w:t xml:space="preserve">QA Marked as Fixed: 15/09/26</w:t>
      </w:r>
      <w:commentRangeStart w:id="8"/>
      <w:r w:rsidDel="00000000" w:rsidR="00000000" w:rsidRPr="00000000">
        <w:rPr>
          <w:rtl w:val="0"/>
        </w:rPr>
      </w:r>
    </w:p>
    <w:p w:rsidR="00000000" w:rsidDel="00000000" w:rsidP="00000000" w:rsidRDefault="00000000" w:rsidRPr="00000000" w14:paraId="0000004E">
      <w:pPr>
        <w:numPr>
          <w:ilvl w:val="0"/>
          <w:numId w:val="26"/>
        </w:numPr>
        <w:ind w:left="720" w:hanging="360"/>
        <w:rPr>
          <w:u w:val="none"/>
        </w:rPr>
      </w:pPr>
      <w:r w:rsidDel="00000000" w:rsidR="00000000" w:rsidRPr="00000000">
        <w:rPr>
          <w:rtl w:val="0"/>
        </w:rPr>
        <w:t xml:space="preserve">Drag and drop not functional</w:t>
      </w:r>
    </w:p>
    <w:p w:rsidR="00000000" w:rsidDel="00000000" w:rsidP="00000000" w:rsidRDefault="00000000" w:rsidRPr="00000000" w14:paraId="0000004F">
      <w:pPr>
        <w:numPr>
          <w:ilvl w:val="0"/>
          <w:numId w:val="26"/>
        </w:numPr>
        <w:ind w:left="720" w:hanging="360"/>
        <w:rPr>
          <w:u w:val="none"/>
        </w:rPr>
      </w:pPr>
      <w:r w:rsidDel="00000000" w:rsidR="00000000" w:rsidRPr="00000000">
        <w:rPr>
          <w:rtl w:val="0"/>
        </w:rPr>
        <w:t xml:space="preserve">Browser: Opera GX</w:t>
      </w:r>
    </w:p>
    <w:p w:rsidR="00000000" w:rsidDel="00000000" w:rsidP="00000000" w:rsidRDefault="00000000" w:rsidRPr="00000000" w14:paraId="00000050">
      <w:pPr>
        <w:numPr>
          <w:ilvl w:val="0"/>
          <w:numId w:val="26"/>
        </w:numPr>
        <w:ind w:left="720" w:hanging="360"/>
        <w:rPr>
          <w:u w:val="none"/>
        </w:rPr>
      </w:pPr>
      <w:r w:rsidDel="00000000" w:rsidR="00000000" w:rsidRPr="00000000">
        <w:rPr>
          <w:rtl w:val="0"/>
        </w:rPr>
        <w:t xml:space="preserve">See previous bug report above for picture.</w:t>
      </w:r>
    </w:p>
    <w:p w:rsidR="00000000" w:rsidDel="00000000" w:rsidP="00000000" w:rsidRDefault="00000000" w:rsidRPr="00000000" w14:paraId="00000051">
      <w:pPr>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2">
      <w:pPr>
        <w:pStyle w:val="Heading1"/>
        <w:rPr>
          <w:strike w:val="1"/>
        </w:rPr>
      </w:pPr>
      <w:bookmarkStart w:colFirst="0" w:colLast="0" w:name="_a58e37gqc1p7" w:id="13"/>
      <w:bookmarkEnd w:id="13"/>
      <w:r w:rsidDel="00000000" w:rsidR="00000000" w:rsidRPr="00000000">
        <w:rPr>
          <w:strike w:val="1"/>
          <w:rtl w:val="0"/>
        </w:rPr>
        <w:t xml:space="preserve">Download Payslip not Working DEVS, DISREGARD!</w:t>
      </w:r>
    </w:p>
    <w:p w:rsidR="00000000" w:rsidDel="00000000" w:rsidP="00000000" w:rsidRDefault="00000000" w:rsidRPr="00000000" w14:paraId="00000053">
      <w:pPr>
        <w:numPr>
          <w:ilvl w:val="0"/>
          <w:numId w:val="25"/>
        </w:numPr>
        <w:ind w:left="720" w:hanging="360"/>
        <w:rPr>
          <w:u w:val="none"/>
        </w:rPr>
      </w:pPr>
      <w:r w:rsidDel="00000000" w:rsidR="00000000" w:rsidRPr="00000000">
        <w:rPr>
          <w:rtl w:val="0"/>
        </w:rPr>
        <w:t xml:space="preserve">Dependency issue in QA’s copy. Composer updated but vendors/ was not. </w:t>
      </w:r>
    </w:p>
    <w:p w:rsidR="00000000" w:rsidDel="00000000" w:rsidP="00000000" w:rsidRDefault="00000000" w:rsidRPr="00000000" w14:paraId="00000054">
      <w:pPr>
        <w:numPr>
          <w:ilvl w:val="0"/>
          <w:numId w:val="25"/>
        </w:numPr>
        <w:ind w:left="720" w:hanging="360"/>
        <w:rPr>
          <w:u w:val="none"/>
        </w:rPr>
      </w:pPr>
      <w:r w:rsidDel="00000000" w:rsidR="00000000" w:rsidRPr="00000000">
        <w:rPr>
          <w:rtl w:val="0"/>
        </w:rPr>
        <w:t xml:space="preserve">Working now! - QA</w:t>
      </w:r>
      <w:r w:rsidDel="00000000" w:rsidR="00000000" w:rsidRPr="00000000">
        <w:rPr>
          <w:rtl w:val="0"/>
        </w:rPr>
      </w:r>
    </w:p>
    <w:p w:rsidR="00000000" w:rsidDel="00000000" w:rsidP="00000000" w:rsidRDefault="00000000" w:rsidRPr="00000000" w14:paraId="00000055">
      <w:pPr>
        <w:rPr>
          <w:highlight w:val="yellow"/>
          <w:rPrChange w:author="Stanley Añonuevo" w:id="8" w:date="2026-09-15T00:17:56Z">
            <w:rPr/>
          </w:rPrChange>
        </w:rPr>
      </w:pPr>
      <w:r w:rsidDel="00000000" w:rsidR="00000000" w:rsidRPr="00000000">
        <w:rPr>
          <w:rtl w:val="0"/>
        </w:rPr>
      </w:r>
    </w:p>
    <w:p w:rsidR="00000000" w:rsidDel="00000000" w:rsidP="00000000" w:rsidRDefault="00000000" w:rsidRPr="00000000" w14:paraId="00000056">
      <w:pPr>
        <w:pStyle w:val="Heading1"/>
        <w:rPr>
          <w:highlight w:val="yellow"/>
          <w:rPrChange w:author="Stanley Añonuevo" w:id="8" w:date="2026-09-15T00:17:56Z">
            <w:rPr/>
          </w:rPrChange>
        </w:rPr>
      </w:pPr>
      <w:bookmarkStart w:colFirst="0" w:colLast="0" w:name="_rbk0jakcwrh6" w:id="14"/>
      <w:bookmarkEnd w:id="14"/>
      <w:r w:rsidDel="00000000" w:rsidR="00000000" w:rsidRPr="00000000">
        <w:rPr>
          <w:highlight w:val="yellow"/>
          <w:rtl w:val="0"/>
          <w:rPrChange w:author="Stanley Añonuevo" w:id="8" w:date="2026-09-15T00:17:56Z">
            <w:rPr/>
          </w:rPrChange>
        </w:rPr>
        <w:t xml:space="preserve">Wrong User Leave Approval: Error Page Instead of Validation Feedback </w:t>
      </w:r>
      <w:ins w:author="Theodore Abella" w:id="9" w:date="2026-09-15T01:45:05Z">
        <w:r w:rsidDel="00000000" w:rsidR="00000000" w:rsidRPr="00000000">
          <w:rPr>
            <w:highlight w:val="yellow"/>
            <w:rtl w:val="0"/>
            <w:rPrChange w:author="Stanley Añonuevo" w:id="8" w:date="2026-09-15T00:17:56Z">
              <w:rPr/>
            </w:rPrChange>
          </w:rPr>
          <w:t xml:space="preserve">(fix sept 15 - stanley)</w:t>
        </w:r>
      </w:ins>
      <w:r w:rsidDel="00000000" w:rsidR="00000000" w:rsidRPr="00000000">
        <w:rPr>
          <w:rtl w:val="0"/>
        </w:rPr>
      </w:r>
    </w:p>
    <w:p w:rsidR="00000000" w:rsidDel="00000000" w:rsidP="00000000" w:rsidRDefault="00000000" w:rsidRPr="00000000" w14:paraId="00000057">
      <w:pPr>
        <w:numPr>
          <w:ilvl w:val="0"/>
          <w:numId w:val="34"/>
        </w:numPr>
        <w:ind w:left="720" w:hanging="360"/>
        <w:rPr>
          <w:highlight w:val="yellow"/>
          <w:rPrChange w:author="Stanley Añonuevo" w:id="8" w:date="2026-09-15T00:17:56Z">
            <w:rPr>
              <w:u w:val="none"/>
            </w:rPr>
          </w:rPrChange>
        </w:rPr>
        <w:pPrChange w:author="Stanley Añonuevo" w:id="0" w:date="2026-09-15T00:17:56Z">
          <w:pPr>
            <w:numPr>
              <w:ilvl w:val="0"/>
              <w:numId w:val="34"/>
            </w:numPr>
            <w:ind w:left="720" w:hanging="360"/>
          </w:pPr>
        </w:pPrChange>
      </w:pPr>
      <w:r w:rsidDel="00000000" w:rsidR="00000000" w:rsidRPr="00000000">
        <w:rPr>
          <w:highlight w:val="yellow"/>
          <w:rtl w:val="0"/>
          <w:rPrChange w:author="Stanley Añonuevo" w:id="8" w:date="2026-09-15T00:17:56Z">
            <w:rPr/>
          </w:rPrChange>
        </w:rPr>
        <w:t xml:space="preserve">Using IT super admin account with no authorization to approve leaves. Trying to approve should display pop-up stating the action is not allowed</w:t>
      </w:r>
      <w:r w:rsidDel="00000000" w:rsidR="00000000" w:rsidRPr="00000000">
        <w:rPr>
          <w:highlight w:val="yellow"/>
          <w:rPrChange w:author="Stanley Añonuevo" w:id="8" w:date="2026-09-15T00:17:56Z">
            <w:rPr/>
          </w:rPrChange>
        </w:rPr>
        <w:drawing>
          <wp:inline distB="114300" distT="114300" distL="114300" distR="114300">
            <wp:extent cx="5943600" cy="3340100"/>
            <wp:effectExtent b="0" l="0" r="0" t="0"/>
            <wp:docPr id="60" name="image58.png"/>
            <a:graphic>
              <a:graphicData uri="http://schemas.openxmlformats.org/drawingml/2006/picture">
                <pic:pic>
                  <pic:nvPicPr>
                    <pic:cNvPr id="0" name="image58.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34"/>
        </w:numPr>
        <w:ind w:left="720" w:hanging="360"/>
        <w:rPr>
          <w:u w:val="none"/>
        </w:rPr>
      </w:pPr>
      <w:r w:rsidDel="00000000" w:rsidR="00000000" w:rsidRPr="00000000">
        <w:rPr>
          <w:highlight w:val="yellow"/>
          <w:rtl w:val="0"/>
          <w:rPrChange w:author="Stanley Añonuevo" w:id="8" w:date="2026-09-15T00:17:56Z">
            <w:rPr/>
          </w:rPrChange>
        </w:rPr>
        <w:t xml:space="preserve">Error page is thrown instead</w:t>
      </w:r>
      <w:r w:rsidDel="00000000" w:rsidR="00000000" w:rsidRPr="00000000">
        <w:rPr/>
        <w:drawing>
          <wp:inline distB="114300" distT="114300" distL="114300" distR="114300">
            <wp:extent cx="5943600" cy="3340100"/>
            <wp:effectExtent b="0" l="0" r="0" t="0"/>
            <wp:docPr id="41"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mimhpn6hz5d2" w:id="15"/>
      <w:bookmarkEnd w:id="15"/>
      <w:r w:rsidDel="00000000" w:rsidR="00000000" w:rsidRPr="00000000">
        <w:br w:type="page"/>
      </w:r>
      <w:r w:rsidDel="00000000" w:rsidR="00000000" w:rsidRPr="00000000">
        <w:rPr>
          <w:rtl w:val="0"/>
        </w:rPr>
      </w:r>
    </w:p>
    <w:p w:rsidR="00000000" w:rsidDel="00000000" w:rsidP="00000000" w:rsidRDefault="00000000" w:rsidRPr="00000000" w14:paraId="0000005B">
      <w:pPr>
        <w:pStyle w:val="Title"/>
        <w:rPr>
          <w:highlight w:val="yellow"/>
          <w:rPrChange w:author="Stanley Añonuevo" w:id="10" w:date="2026-09-15T00:51:53Z">
            <w:rPr/>
          </w:rPrChange>
        </w:rPr>
      </w:pPr>
      <w:bookmarkStart w:colFirst="0" w:colLast="0" w:name="_8hofzk4vh67" w:id="16"/>
      <w:bookmarkEnd w:id="16"/>
      <w:r w:rsidDel="00000000" w:rsidR="00000000" w:rsidRPr="00000000">
        <w:rPr>
          <w:highlight w:val="yellow"/>
          <w:rtl w:val="0"/>
          <w:rPrChange w:author="Stanley Añonuevo" w:id="10" w:date="2026-09-15T00:51:53Z">
            <w:rPr/>
          </w:rPrChange>
        </w:rPr>
        <w:t xml:space="preserve">Testing Log Date: 09/14/26 </w:t>
      </w:r>
    </w:p>
    <w:p w:rsidR="00000000" w:rsidDel="00000000" w:rsidP="00000000" w:rsidRDefault="00000000" w:rsidRPr="00000000" w14:paraId="0000005C">
      <w:pPr>
        <w:rPr>
          <w:highlight w:val="yellow"/>
          <w:rPrChange w:author="Stanley Añonuevo" w:id="10" w:date="2026-09-15T00:51:53Z">
            <w:rPr/>
          </w:rPrChange>
        </w:rPr>
      </w:pPr>
      <w:r w:rsidDel="00000000" w:rsidR="00000000" w:rsidRPr="00000000">
        <w:rPr>
          <w:highlight w:val="yellow"/>
          <w:rtl w:val="0"/>
          <w:rPrChange w:author="Stanley Añonuevo" w:id="10" w:date="2026-09-15T00:51:53Z">
            <w:rPr/>
          </w:rPrChange>
        </w:rPr>
        <w:t xml:space="preserve">Branch: myBranch</w:t>
      </w:r>
    </w:p>
    <w:p w:rsidR="00000000" w:rsidDel="00000000" w:rsidP="00000000" w:rsidRDefault="00000000" w:rsidRPr="00000000" w14:paraId="0000005D">
      <w:pPr>
        <w:rPr>
          <w:highlight w:val="yellow"/>
          <w:rPrChange w:author="Stanley Añonuevo" w:id="10" w:date="2026-09-15T00:51:53Z">
            <w:rPr/>
          </w:rPrChange>
        </w:rPr>
      </w:pPr>
      <w:r w:rsidDel="00000000" w:rsidR="00000000" w:rsidRPr="00000000">
        <w:rPr>
          <w:highlight w:val="yellow"/>
          <w:rtl w:val="0"/>
          <w:rPrChange w:author="Stanley Añonuevo" w:id="10" w:date="2026-09-15T00:51:53Z">
            <w:rPr/>
          </w:rPrChange>
        </w:rPr>
        <w:t xml:space="preserve">Last pull: 8:00 AM</w:t>
      </w:r>
    </w:p>
    <w:p w:rsidR="00000000" w:rsidDel="00000000" w:rsidP="00000000" w:rsidRDefault="00000000" w:rsidRPr="00000000" w14:paraId="0000005E">
      <w:pPr>
        <w:rPr>
          <w:highlight w:val="yellow"/>
          <w:rPrChange w:author="Stanley Añonuevo" w:id="10" w:date="2026-09-15T00:51:53Z">
            <w:rPr/>
          </w:rPrChange>
        </w:rPr>
      </w:pPr>
      <w:r w:rsidDel="00000000" w:rsidR="00000000" w:rsidRPr="00000000">
        <w:rPr>
          <w:rtl w:val="0"/>
        </w:rPr>
      </w:r>
    </w:p>
    <w:p w:rsidR="00000000" w:rsidDel="00000000" w:rsidP="00000000" w:rsidRDefault="00000000" w:rsidRPr="00000000" w14:paraId="0000005F">
      <w:pPr>
        <w:pStyle w:val="Heading1"/>
        <w:rPr>
          <w:highlight w:val="yellow"/>
          <w:rPrChange w:author="Stanley Añonuevo" w:id="10" w:date="2026-09-15T00:51:53Z">
            <w:rPr/>
          </w:rPrChange>
        </w:rPr>
      </w:pPr>
      <w:bookmarkStart w:colFirst="0" w:colLast="0" w:name="_85r5pwbo2bs9" w:id="17"/>
      <w:bookmarkEnd w:id="17"/>
      <w:r w:rsidDel="00000000" w:rsidR="00000000" w:rsidRPr="00000000">
        <w:rPr>
          <w:highlight w:val="yellow"/>
          <w:rtl w:val="0"/>
          <w:rPrChange w:author="Stanley Añonuevo" w:id="10" w:date="2026-09-15T00:51:53Z">
            <w:rPr/>
          </w:rPrChange>
        </w:rPr>
        <w:t xml:space="preserve">View Payslip Scaling Issue</w:t>
      </w:r>
      <w:ins w:author="Theodore Abella" w:id="11" w:date="2026-09-15T01:44:48Z">
        <w:r w:rsidDel="00000000" w:rsidR="00000000" w:rsidRPr="00000000">
          <w:rPr>
            <w:highlight w:val="yellow"/>
            <w:rtl w:val="0"/>
            <w:rPrChange w:author="Stanley Añonuevo" w:id="10" w:date="2026-09-15T00:51:53Z">
              <w:rPr/>
            </w:rPrChange>
          </w:rPr>
          <w:t xml:space="preserve"> (fix sept 15 - stanley)</w:t>
        </w:r>
      </w:ins>
      <w:r w:rsidDel="00000000" w:rsidR="00000000" w:rsidRPr="00000000">
        <w:rPr>
          <w:rtl w:val="0"/>
        </w:rPr>
      </w:r>
    </w:p>
    <w:p w:rsidR="00000000" w:rsidDel="00000000" w:rsidP="00000000" w:rsidRDefault="00000000" w:rsidRPr="00000000" w14:paraId="00000060">
      <w:pPr>
        <w:numPr>
          <w:ilvl w:val="0"/>
          <w:numId w:val="24"/>
        </w:numPr>
        <w:ind w:left="720" w:hanging="360"/>
        <w:rPr>
          <w:highlight w:val="yellow"/>
          <w:rPrChange w:author="Stanley Añonuevo" w:id="10" w:date="2026-09-15T00:51:53Z">
            <w:rPr>
              <w:u w:val="none"/>
            </w:rPr>
          </w:rPrChange>
        </w:rPr>
        <w:pPrChange w:author="Stanley Añonuevo" w:id="0" w:date="2026-09-15T00:51:53Z">
          <w:pPr>
            <w:numPr>
              <w:ilvl w:val="0"/>
              <w:numId w:val="24"/>
            </w:numPr>
            <w:ind w:left="720" w:hanging="360"/>
          </w:pPr>
        </w:pPrChange>
      </w:pPr>
      <w:r w:rsidDel="00000000" w:rsidR="00000000" w:rsidRPr="00000000">
        <w:rPr>
          <w:highlight w:val="yellow"/>
          <w:rtl w:val="0"/>
          <w:rPrChange w:author="Stanley Añonuevo" w:id="10" w:date="2026-09-15T00:51:53Z">
            <w:rPr/>
          </w:rPrChange>
        </w:rPr>
        <w:t xml:space="preserve">View Payslip not responsive at 100% scale (Refer to previous scaling issues in this document)</w:t>
      </w:r>
      <w:r w:rsidDel="00000000" w:rsidR="00000000" w:rsidRPr="00000000">
        <w:rPr>
          <w:highlight w:val="yellow"/>
          <w:rPrChange w:author="Stanley Añonuevo" w:id="10" w:date="2026-09-15T00:51:53Z">
            <w:rPr/>
          </w:rPrChange>
        </w:rPr>
        <w:drawing>
          <wp:inline distB="114300" distT="114300" distL="114300" distR="114300">
            <wp:extent cx="5943600" cy="3340100"/>
            <wp:effectExtent b="0" l="0" r="0" t="0"/>
            <wp:docPr id="31" name="image41.png"/>
            <a:graphic>
              <a:graphicData uri="http://schemas.openxmlformats.org/drawingml/2006/picture">
                <pic:pic>
                  <pic:nvPicPr>
                    <pic:cNvPr id="0" name="image41.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highlight w:val="yellow"/>
          <w:rPrChange w:author="Stanley Añonuevo" w:id="10" w:date="2026-09-15T00:51:53Z">
            <w:rPr/>
          </w:rPrChange>
        </w:rPr>
      </w:pPr>
      <w:r w:rsidDel="00000000" w:rsidR="00000000" w:rsidRPr="00000000">
        <w:rPr>
          <w:rtl w:val="0"/>
        </w:rPr>
      </w:r>
    </w:p>
    <w:p w:rsidR="00000000" w:rsidDel="00000000" w:rsidP="00000000" w:rsidRDefault="00000000" w:rsidRPr="00000000" w14:paraId="00000062">
      <w:pPr>
        <w:pStyle w:val="Heading1"/>
        <w:rPr>
          <w:highlight w:val="yellow"/>
          <w:rPrChange w:author="Stanley Añonuevo" w:id="10" w:date="2026-09-15T00:51:53Z">
            <w:rPr/>
          </w:rPrChange>
        </w:rPr>
      </w:pPr>
      <w:bookmarkStart w:colFirst="0" w:colLast="0" w:name="_684n55z1sdaq" w:id="18"/>
      <w:bookmarkEnd w:id="18"/>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highlight w:val="yellow"/>
          <w:rPrChange w:author="Stanley Añonuevo" w:id="10" w:date="2026-09-15T00:51:53Z">
            <w:rPr/>
          </w:rPrChange>
        </w:rPr>
      </w:pPr>
      <w:bookmarkStart w:colFirst="0" w:colLast="0" w:name="_qwaitujheemh" w:id="19"/>
      <w:bookmarkEnd w:id="19"/>
      <w:r w:rsidDel="00000000" w:rsidR="00000000" w:rsidRPr="00000000">
        <w:rPr>
          <w:highlight w:val="yellow"/>
          <w:rtl w:val="0"/>
          <w:rPrChange w:author="Stanley Añonuevo" w:id="10" w:date="2026-09-15T00:51:53Z">
            <w:rPr/>
          </w:rPrChange>
        </w:rPr>
        <w:t xml:space="preserve">Print Payslip bypasses password protection</w:t>
      </w:r>
      <w:ins w:author="Theodore Abella" w:id="12" w:date="2026-09-15T01:44:40Z">
        <w:r w:rsidDel="00000000" w:rsidR="00000000" w:rsidRPr="00000000">
          <w:rPr>
            <w:highlight w:val="yellow"/>
            <w:rtl w:val="0"/>
            <w:rPrChange w:author="Stanley Añonuevo" w:id="10" w:date="2026-09-15T00:51:53Z">
              <w:rPr/>
            </w:rPrChange>
          </w:rPr>
          <w:t xml:space="preserve"> (fix sept 15 - stanley)</w:t>
        </w:r>
      </w:ins>
      <w:r w:rsidDel="00000000" w:rsidR="00000000" w:rsidRPr="00000000">
        <w:rPr>
          <w:rtl w:val="0"/>
        </w:rPr>
      </w:r>
    </w:p>
    <w:p w:rsidR="00000000" w:rsidDel="00000000" w:rsidP="00000000" w:rsidRDefault="00000000" w:rsidRPr="00000000" w14:paraId="00000064">
      <w:pPr>
        <w:rPr>
          <w:rPrChange w:author="Stanley Añonuevo" w:id="10" w:date="2026-09-15T00:51:53Z">
            <w:rPr/>
          </w:rPrChange>
        </w:rPr>
      </w:pPr>
      <w:r w:rsidDel="00000000" w:rsidR="00000000" w:rsidRPr="00000000">
        <w:rPr>
          <w:rFonts w:ascii="Roboto Mono" w:cs="Roboto Mono" w:eastAsia="Roboto Mono" w:hAnsi="Roboto Mono"/>
          <w:color w:val="188038"/>
          <w:rtl w:val="0"/>
          <w:rPrChange w:author="Stanley Añonuevo" w:id="10" w:date="2026-09-15T00:51:53Z">
            <w:rPr>
              <w:rFonts w:ascii="Roboto Mono" w:cs="Roboto Mono" w:eastAsia="Roboto Mono" w:hAnsi="Roboto Mono"/>
              <w:color w:val="188038"/>
            </w:rPr>
          </w:rPrChange>
        </w:rPr>
        <w:t xml:space="preserve">QA Marked as Fixed: 15/09/26</w:t>
      </w:r>
      <w:r w:rsidDel="00000000" w:rsidR="00000000" w:rsidRPr="00000000">
        <w:rPr>
          <w:rtl w:val="0"/>
        </w:rPr>
      </w:r>
    </w:p>
    <w:p w:rsidR="00000000" w:rsidDel="00000000" w:rsidP="00000000" w:rsidRDefault="00000000" w:rsidRPr="00000000" w14:paraId="00000065">
      <w:pPr>
        <w:numPr>
          <w:ilvl w:val="0"/>
          <w:numId w:val="22"/>
        </w:numPr>
        <w:ind w:left="720" w:hanging="360"/>
        <w:rPr>
          <w:highlight w:val="yellow"/>
          <w:rPrChange w:author="Stanley Añonuevo" w:id="10" w:date="2026-09-15T00:51:53Z">
            <w:rPr>
              <w:u w:val="none"/>
            </w:rPr>
          </w:rPrChange>
        </w:rPr>
        <w:pPrChange w:author="Stanley Añonuevo" w:id="0" w:date="2026-09-15T00:51:53Z">
          <w:pPr>
            <w:numPr>
              <w:ilvl w:val="0"/>
              <w:numId w:val="22"/>
            </w:numPr>
            <w:ind w:left="720" w:hanging="360"/>
          </w:pPr>
        </w:pPrChange>
      </w:pPr>
      <w:r w:rsidDel="00000000" w:rsidR="00000000" w:rsidRPr="00000000">
        <w:rPr>
          <w:highlight w:val="yellow"/>
          <w:rtl w:val="0"/>
          <w:rPrChange w:author="Stanley Añonuevo" w:id="10" w:date="2026-09-15T00:51:53Z">
            <w:rPr/>
          </w:rPrChange>
        </w:rPr>
        <w:t xml:space="preserve">From Print Payslip, using Save to PDF option does not save a password-protected PDF file</w:t>
      </w:r>
    </w:p>
    <w:p w:rsidR="00000000" w:rsidDel="00000000" w:rsidP="00000000" w:rsidRDefault="00000000" w:rsidRPr="00000000" w14:paraId="00000066">
      <w:pPr>
        <w:ind w:left="720" w:firstLine="0"/>
        <w:rPr/>
      </w:pPr>
      <w:r w:rsidDel="00000000" w:rsidR="00000000" w:rsidRPr="00000000">
        <w:rPr/>
        <w:drawing>
          <wp:inline distB="114300" distT="114300" distL="114300" distR="114300">
            <wp:extent cx="5943600" cy="3340100"/>
            <wp:effectExtent b="0" l="0" r="0" t="0"/>
            <wp:docPr id="35"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strike w:val="1"/>
          <w:highlight w:val="yellow"/>
          <w:rPrChange w:author="Stanley Añonuevo" w:id="13" w:date="2026-09-15T01:04:10Z">
            <w:rPr>
              <w:strike w:val="1"/>
            </w:rPr>
          </w:rPrChange>
        </w:rPr>
      </w:pPr>
      <w:bookmarkStart w:colFirst="0" w:colLast="0" w:name="_x2d83svn9sz2" w:id="20"/>
      <w:bookmarkEnd w:id="20"/>
      <w:r w:rsidDel="00000000" w:rsidR="00000000" w:rsidRPr="00000000">
        <w:rPr>
          <w:strike w:val="1"/>
          <w:highlight w:val="yellow"/>
          <w:rtl w:val="0"/>
          <w:rPrChange w:author="Stanley Añonuevo" w:id="13" w:date="2026-09-15T01:04:10Z">
            <w:rPr>
              <w:strike w:val="1"/>
            </w:rPr>
          </w:rPrChange>
        </w:rPr>
        <w:t xml:space="preserve">Mark Paid is forbidden even when using Payroll Staff account</w:t>
      </w:r>
    </w:p>
    <w:p w:rsidR="00000000" w:rsidDel="00000000" w:rsidP="00000000" w:rsidRDefault="00000000" w:rsidRPr="00000000" w14:paraId="00000069">
      <w:pPr>
        <w:numPr>
          <w:ilvl w:val="0"/>
          <w:numId w:val="10"/>
        </w:numPr>
        <w:ind w:left="720" w:hanging="360"/>
        <w:pPrChange w:author="Stanley Añonuevo" w:id="0" w:date="2026-09-15T01:04:10Z">
          <w:pPr>
            <w:numPr>
              <w:ilvl w:val="0"/>
              <w:numId w:val="10"/>
            </w:numPr>
            <w:ind w:left="720" w:hanging="360"/>
          </w:pPr>
        </w:pPrChange>
      </w:pPr>
      <w:r w:rsidDel="00000000" w:rsidR="00000000" w:rsidRPr="00000000">
        <w:rPr>
          <w:highlight w:val="yellow"/>
          <w:rtl w:val="0"/>
          <w:rPrChange w:author="Stanley Añonuevo" w:id="13" w:date="2026-09-15T01:04:10Z">
            <w:rPr/>
          </w:rPrChange>
        </w:rPr>
        <w:t xml:space="preserve">Fix found: Added missing X-CSRF Token and CSRF Hash in header on payroll_status</w:t>
      </w:r>
    </w:p>
    <w:p w:rsidR="00000000" w:rsidDel="00000000" w:rsidP="00000000" w:rsidRDefault="00000000" w:rsidRPr="00000000" w14:paraId="0000006A">
      <w:pPr>
        <w:numPr>
          <w:ilvl w:val="0"/>
          <w:numId w:val="10"/>
        </w:numPr>
        <w:ind w:left="720" w:hanging="360"/>
        <w:rPr>
          <w:u w:val="none"/>
        </w:rPr>
      </w:pPr>
      <w:r w:rsidDel="00000000" w:rsidR="00000000" w:rsidRPr="00000000">
        <w:rPr>
          <w:highlight w:val="yellow"/>
          <w:rtl w:val="0"/>
          <w:rPrChange w:author="Stanley Añonuevo" w:id="13" w:date="2026-09-15T01:04:10Z">
            <w:rPr/>
          </w:rPrChange>
        </w:rPr>
        <w:t xml:space="preserve">Error in console log: payroll?month=2026-09&amp;period=monthly:2517  POST http://localhost/AIS/public/index.php/client_portal/payroll/markStatus 403 (Forbidden)</w:t>
      </w:r>
      <w:r w:rsidDel="00000000" w:rsidR="00000000" w:rsidRPr="00000000">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rPr/>
      </w:pPr>
      <w:bookmarkStart w:colFirst="0" w:colLast="0" w:name="_xtzg5c4fooig" w:id="21"/>
      <w:bookmarkEnd w:id="21"/>
      <w:r w:rsidDel="00000000" w:rsidR="00000000" w:rsidRPr="00000000">
        <w:rPr>
          <w:rtl w:val="0"/>
        </w:rPr>
      </w:r>
    </w:p>
    <w:p w:rsidR="00000000" w:rsidDel="00000000" w:rsidP="00000000" w:rsidRDefault="00000000" w:rsidRPr="00000000" w14:paraId="0000006C">
      <w:pPr>
        <w:pStyle w:val="Heading1"/>
        <w:rPr>
          <w:highlight w:val="yellow"/>
        </w:rPr>
      </w:pPr>
      <w:bookmarkStart w:colFirst="0" w:colLast="0" w:name="_839v77finzvs" w:id="22"/>
      <w:bookmarkEnd w:id="22"/>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highlight w:val="yellow"/>
          <w:rPrChange w:author="Stanley Añonuevo" w:id="14" w:date="2026-09-15T01:38:30Z">
            <w:rPr/>
          </w:rPrChange>
        </w:rPr>
      </w:pPr>
      <w:bookmarkStart w:colFirst="0" w:colLast="0" w:name="_blpxud2o0lfg" w:id="23"/>
      <w:bookmarkEnd w:id="23"/>
      <w:r w:rsidDel="00000000" w:rsidR="00000000" w:rsidRPr="00000000">
        <w:rPr>
          <w:highlight w:val="yellow"/>
          <w:rtl w:val="0"/>
          <w:rPrChange w:author="Stanley Añonuevo" w:id="14" w:date="2026-09-15T01:38:30Z">
            <w:rPr/>
          </w:rPrChange>
        </w:rPr>
        <w:t xml:space="preserve">Send Payslip to Employee not working: 403 Forbidden </w:t>
      </w:r>
      <w:ins w:author="Theodore Abella" w:id="15" w:date="2026-09-15T01:44:25Z">
        <w:r w:rsidDel="00000000" w:rsidR="00000000" w:rsidRPr="00000000">
          <w:rPr>
            <w:highlight w:val="yellow"/>
            <w:rtl w:val="0"/>
            <w:rPrChange w:author="Stanley Añonuevo" w:id="14" w:date="2026-09-15T01:38:30Z">
              <w:rPr/>
            </w:rPrChange>
          </w:rPr>
          <w:t xml:space="preserve">(fix sept 15 - Stanley)</w:t>
        </w:r>
      </w:ins>
      <w:r w:rsidDel="00000000" w:rsidR="00000000" w:rsidRPr="00000000">
        <w:rPr>
          <w:rtl w:val="0"/>
        </w:rPr>
      </w:r>
    </w:p>
    <w:p w:rsidR="00000000" w:rsidDel="00000000" w:rsidP="00000000" w:rsidRDefault="00000000" w:rsidRPr="00000000" w14:paraId="0000006E">
      <w:pPr>
        <w:rPr>
          <w:rPrChange w:author="Stanley Añonuevo" w:id="14" w:date="2026-09-15T01:38:30Z">
            <w:rPr/>
          </w:rPrChange>
        </w:rPr>
      </w:pPr>
      <w:r w:rsidDel="00000000" w:rsidR="00000000" w:rsidRPr="00000000">
        <w:rPr>
          <w:rFonts w:ascii="Roboto Mono" w:cs="Roboto Mono" w:eastAsia="Roboto Mono" w:hAnsi="Roboto Mono"/>
          <w:color w:val="188038"/>
          <w:rtl w:val="0"/>
          <w:rPrChange w:author="Stanley Añonuevo" w:id="14" w:date="2026-09-15T01:38:30Z">
            <w:rPr>
              <w:rFonts w:ascii="Roboto Mono" w:cs="Roboto Mono" w:eastAsia="Roboto Mono" w:hAnsi="Roboto Mono"/>
              <w:color w:val="188038"/>
            </w:rPr>
          </w:rPrChange>
        </w:rPr>
        <w:t xml:space="preserve">QA Marked as Fixed: 15/09/26</w:t>
      </w:r>
      <w:r w:rsidDel="00000000" w:rsidR="00000000" w:rsidRPr="00000000">
        <w:rPr>
          <w:rtl w:val="0"/>
        </w:rPr>
      </w:r>
    </w:p>
    <w:p w:rsidR="00000000" w:rsidDel="00000000" w:rsidP="00000000" w:rsidRDefault="00000000" w:rsidRPr="00000000" w14:paraId="0000006F">
      <w:pPr>
        <w:numPr>
          <w:ilvl w:val="0"/>
          <w:numId w:val="35"/>
        </w:numPr>
        <w:ind w:left="720" w:hanging="360"/>
        <w:rPr>
          <w:u w:val="none"/>
        </w:rPr>
      </w:pPr>
      <w:r w:rsidDel="00000000" w:rsidR="00000000" w:rsidRPr="00000000">
        <w:rPr>
          <w:highlight w:val="yellow"/>
          <w:rtl w:val="0"/>
          <w:rPrChange w:author="Stanley Añonuevo" w:id="14" w:date="2026-09-15T01:38:30Z">
            <w:rPr/>
          </w:rPrChange>
        </w:rPr>
        <w:t xml:space="preserve">Error encountered when sending PDF Payslip to employee even on authorized account type.</w:t>
      </w:r>
      <w:r w:rsidDel="00000000" w:rsidR="00000000" w:rsidRPr="00000000">
        <w:rPr/>
        <w:drawing>
          <wp:inline distB="114300" distT="114300" distL="114300" distR="114300">
            <wp:extent cx="5943600" cy="3340100"/>
            <wp:effectExtent b="0" l="0" r="0" t="0"/>
            <wp:docPr id="37"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35"/>
        </w:numPr>
        <w:ind w:left="720" w:hanging="360"/>
        <w:rPr>
          <w:u w:val="none"/>
        </w:rPr>
      </w:pPr>
      <w:r w:rsidDel="00000000" w:rsidR="00000000" w:rsidRPr="00000000">
        <w:rPr>
          <w:rtl w:val="0"/>
        </w:rPr>
        <w:t xml:space="preserve">Sending in Bulk Payslip also doesn’t work</w:t>
      </w:r>
      <w:r w:rsidDel="00000000" w:rsidR="00000000" w:rsidRPr="00000000">
        <w:rPr/>
        <w:drawing>
          <wp:inline distB="114300" distT="114300" distL="114300" distR="114300">
            <wp:extent cx="5943600" cy="3340100"/>
            <wp:effectExtent b="0" l="0" r="0" t="0"/>
            <wp:docPr id="24"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highlight w:val="yellow"/>
          <w:rPrChange w:author="Stanley Añonuevo" w:id="16" w:date="2026-09-15T01:41:46Z">
            <w:rPr/>
          </w:rPrChange>
        </w:rPr>
      </w:pPr>
      <w:bookmarkStart w:colFirst="0" w:colLast="0" w:name="_5a2pmhnqju05" w:id="24"/>
      <w:bookmarkEnd w:id="24"/>
      <w:r w:rsidDel="00000000" w:rsidR="00000000" w:rsidRPr="00000000">
        <w:rPr>
          <w:highlight w:val="yellow"/>
          <w:rtl w:val="0"/>
          <w:rPrChange w:author="Stanley Añonuevo" w:id="16" w:date="2026-09-15T01:41:46Z">
            <w:rPr/>
          </w:rPrChange>
        </w:rPr>
        <w:t xml:space="preserve">Cannot Update Employee, and redirects to different page</w:t>
      </w:r>
      <w:ins w:author="Theodore Abella" w:id="17" w:date="2026-09-15T01:44:13Z">
        <w:r w:rsidDel="00000000" w:rsidR="00000000" w:rsidRPr="00000000">
          <w:rPr>
            <w:highlight w:val="yellow"/>
            <w:rtl w:val="0"/>
            <w:rPrChange w:author="Stanley Añonuevo" w:id="16" w:date="2026-09-15T01:41:46Z">
              <w:rPr/>
            </w:rPrChange>
          </w:rPr>
          <w:t xml:space="preserve"> (fix sept 15 - Stanley)</w:t>
        </w:r>
      </w:ins>
      <w:r w:rsidDel="00000000" w:rsidR="00000000" w:rsidRPr="00000000">
        <w:rPr>
          <w:rtl w:val="0"/>
        </w:rPr>
      </w:r>
    </w:p>
    <w:p w:rsidR="00000000" w:rsidDel="00000000" w:rsidP="00000000" w:rsidRDefault="00000000" w:rsidRPr="00000000" w14:paraId="00000073">
      <w:pPr>
        <w:rPr>
          <w:rPrChange w:author="Stanley Añonuevo" w:id="16" w:date="2026-09-15T01:41:46Z">
            <w:rPr/>
          </w:rPrChange>
        </w:rPr>
      </w:pPr>
      <w:r w:rsidDel="00000000" w:rsidR="00000000" w:rsidRPr="00000000">
        <w:rPr>
          <w:rFonts w:ascii="Roboto Mono" w:cs="Roboto Mono" w:eastAsia="Roboto Mono" w:hAnsi="Roboto Mono"/>
          <w:color w:val="188038"/>
          <w:rtl w:val="0"/>
          <w:rPrChange w:author="Stanley Añonuevo" w:id="16" w:date="2026-09-15T01:41:46Z">
            <w:rPr>
              <w:rFonts w:ascii="Roboto Mono" w:cs="Roboto Mono" w:eastAsia="Roboto Mono" w:hAnsi="Roboto Mono"/>
              <w:color w:val="188038"/>
            </w:rPr>
          </w:rPrChange>
        </w:rPr>
        <w:t xml:space="preserve">QA Marked as Fixed: 15/09/26</w:t>
      </w:r>
      <w:r w:rsidDel="00000000" w:rsidR="00000000" w:rsidRPr="00000000">
        <w:rPr>
          <w:rtl w:val="0"/>
        </w:rPr>
      </w:r>
    </w:p>
    <w:p w:rsidR="00000000" w:rsidDel="00000000" w:rsidP="00000000" w:rsidRDefault="00000000" w:rsidRPr="00000000" w14:paraId="00000074">
      <w:pPr>
        <w:numPr>
          <w:ilvl w:val="0"/>
          <w:numId w:val="5"/>
        </w:numPr>
        <w:ind w:left="720" w:hanging="360"/>
        <w:rPr>
          <w:u w:val="none"/>
        </w:rPr>
      </w:pPr>
      <w:r w:rsidDel="00000000" w:rsidR="00000000" w:rsidRPr="00000000">
        <w:rPr>
          <w:highlight w:val="yellow"/>
          <w:rtl w:val="0"/>
          <w:rPrChange w:author="Stanley Añonuevo" w:id="16" w:date="2026-09-15T01:41:46Z">
            <w:rPr/>
          </w:rPrChange>
        </w:rPr>
        <w:t xml:space="preserve">Forbidden from Update Employee despite using Client Payroll Staff account. </w:t>
      </w:r>
      <w:r w:rsidDel="00000000" w:rsidR="00000000" w:rsidRPr="00000000">
        <w:rPr/>
        <w:drawing>
          <wp:inline distB="114300" distT="114300" distL="114300" distR="114300">
            <wp:extent cx="5943600" cy="3340100"/>
            <wp:effectExtent b="0" l="0" r="0" t="0"/>
            <wp:docPr id="3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Upon clicking button it redirects to this page instead of usual error page</w:t>
      </w:r>
      <w:r w:rsidDel="00000000" w:rsidR="00000000" w:rsidRPr="00000000">
        <w:rPr/>
        <w:drawing>
          <wp:inline distB="114300" distT="114300" distL="114300" distR="114300">
            <wp:extent cx="5943600" cy="3340100"/>
            <wp:effectExtent b="0" l="0" r="0" t="0"/>
            <wp:docPr id="2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rPr>
          <w:highlight w:val="yellow"/>
          <w:rPrChange w:author="Stanley Añonuevo" w:id="18" w:date="2026-09-15T01:41:58Z">
            <w:rPr/>
          </w:rPrChange>
        </w:rPr>
      </w:pPr>
      <w:bookmarkStart w:colFirst="0" w:colLast="0" w:name="_p5t3jf6btbwl" w:id="25"/>
      <w:bookmarkEnd w:id="25"/>
      <w:r w:rsidDel="00000000" w:rsidR="00000000" w:rsidRPr="00000000">
        <w:rPr>
          <w:highlight w:val="yellow"/>
          <w:rtl w:val="0"/>
          <w:rPrChange w:author="Stanley Añonuevo" w:id="18" w:date="2026-09-15T01:41:58Z">
            <w:rPr/>
          </w:rPrChange>
        </w:rPr>
        <w:t xml:space="preserve">Cannot Approve Leave</w:t>
      </w:r>
      <w:ins w:author="Theodore Abella" w:id="19" w:date="2026-09-15T01:43:59Z">
        <w:r w:rsidDel="00000000" w:rsidR="00000000" w:rsidRPr="00000000">
          <w:rPr>
            <w:highlight w:val="yellow"/>
            <w:rtl w:val="0"/>
            <w:rPrChange w:author="Stanley Añonuevo" w:id="18" w:date="2026-09-15T01:41:58Z">
              <w:rPr/>
            </w:rPrChange>
          </w:rPr>
          <w:t xml:space="preserve"> (fix Sept 15 - Stanley)</w:t>
        </w:r>
      </w:ins>
      <w:r w:rsidDel="00000000" w:rsidR="00000000" w:rsidRPr="00000000">
        <w:rPr>
          <w:rtl w:val="0"/>
        </w:rPr>
      </w:r>
    </w:p>
    <w:p w:rsidR="00000000" w:rsidDel="00000000" w:rsidP="00000000" w:rsidRDefault="00000000" w:rsidRPr="00000000" w14:paraId="00000078">
      <w:pPr>
        <w:rPr>
          <w:rPrChange w:author="Stanley Añonuevo" w:id="18" w:date="2026-09-15T01:41:58Z">
            <w:rPr/>
          </w:rPrChange>
        </w:rPr>
      </w:pPr>
      <w:r w:rsidDel="00000000" w:rsidR="00000000" w:rsidRPr="00000000">
        <w:rPr>
          <w:rFonts w:ascii="Roboto Mono" w:cs="Roboto Mono" w:eastAsia="Roboto Mono" w:hAnsi="Roboto Mono"/>
          <w:color w:val="188038"/>
          <w:rtl w:val="0"/>
          <w:rPrChange w:author="Stanley Añonuevo" w:id="18" w:date="2026-09-15T01:41:58Z">
            <w:rPr>
              <w:rFonts w:ascii="Roboto Mono" w:cs="Roboto Mono" w:eastAsia="Roboto Mono" w:hAnsi="Roboto Mono"/>
              <w:color w:val="188038"/>
            </w:rPr>
          </w:rPrChange>
        </w:rPr>
        <w:t xml:space="preserve">QA Marked as Fixed: 15/09/26</w:t>
      </w:r>
      <w:r w:rsidDel="00000000" w:rsidR="00000000" w:rsidRPr="00000000">
        <w:rPr>
          <w:rtl w:val="0"/>
        </w:rPr>
      </w:r>
    </w:p>
    <w:p w:rsidR="00000000" w:rsidDel="00000000" w:rsidP="00000000" w:rsidRDefault="00000000" w:rsidRPr="00000000" w14:paraId="00000079">
      <w:pPr>
        <w:numPr>
          <w:ilvl w:val="0"/>
          <w:numId w:val="30"/>
        </w:numPr>
        <w:ind w:left="720" w:hanging="360"/>
        <w:rPr>
          <w:u w:val="none"/>
        </w:rPr>
      </w:pPr>
      <w:r w:rsidDel="00000000" w:rsidR="00000000" w:rsidRPr="00000000">
        <w:rPr>
          <w:highlight w:val="yellow"/>
          <w:rtl w:val="0"/>
          <w:rPrChange w:author="Stanley Añonuevo" w:id="18" w:date="2026-09-15T01:41:58Z">
            <w:rPr/>
          </w:rPrChange>
        </w:rPr>
        <w:t xml:space="preserve">Action requested is not allowed  despite using HR Admin account</w:t>
      </w:r>
      <w:r w:rsidDel="00000000" w:rsidR="00000000" w:rsidRPr="00000000">
        <w:rPr/>
        <w:drawing>
          <wp:inline distB="114300" distT="114300" distL="114300" distR="114300">
            <wp:extent cx="5943600" cy="3340100"/>
            <wp:effectExtent b="0" l="0" r="0" t="0"/>
            <wp:docPr id="5"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3"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Title"/>
        <w:rPr/>
      </w:pPr>
      <w:bookmarkStart w:colFirst="0" w:colLast="0" w:name="_p2w7njn4ix6o" w:id="26"/>
      <w:bookmarkEnd w:id="26"/>
      <w:r w:rsidDel="00000000" w:rsidR="00000000" w:rsidRPr="00000000">
        <w:rPr>
          <w:rtl w:val="0"/>
        </w:rPr>
        <w:t xml:space="preserve">Testing Log Date: 15/09/26</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juid1lk6uyhi" w:id="27"/>
      <w:bookmarkEnd w:id="27"/>
      <w:r w:rsidDel="00000000" w:rsidR="00000000" w:rsidRPr="00000000">
        <w:rPr>
          <w:rtl w:val="0"/>
        </w:rPr>
        <w:t xml:space="preserve">Cannot update Payroll Settings</w:t>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7F">
      <w:pPr>
        <w:numPr>
          <w:ilvl w:val="0"/>
          <w:numId w:val="36"/>
        </w:numPr>
        <w:ind w:left="720" w:hanging="360"/>
        <w:rPr>
          <w:u w:val="none"/>
        </w:rPr>
      </w:pPr>
      <w:r w:rsidDel="00000000" w:rsidR="00000000" w:rsidRPr="00000000">
        <w:rPr>
          <w:rtl w:val="0"/>
        </w:rPr>
        <w:t xml:space="preserve">Upon clicking Save Settings (Regardless if data was changed or not), redirects to error page</w:t>
      </w:r>
      <w:r w:rsidDel="00000000" w:rsidR="00000000" w:rsidRPr="00000000">
        <w:rPr/>
        <w:drawing>
          <wp:inline distB="114300" distT="114300" distL="114300" distR="114300">
            <wp:extent cx="5943600" cy="3340100"/>
            <wp:effectExtent b="0" l="0" r="0" t="0"/>
            <wp:docPr id="54"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340100"/>
            <wp:effectExtent b="0" l="0" r="0" t="0"/>
            <wp:docPr id="40"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4572000" cy="3714750"/>
            <wp:effectExtent b="0" l="0" r="0" t="0"/>
            <wp:docPr id="59"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4572000" cy="3714750"/>
                    </a:xfrm>
                    <a:prstGeom prst="rect"/>
                    <a:ln/>
                  </pic:spPr>
                </pic:pic>
              </a:graphicData>
            </a:graphic>
          </wp:inline>
        </w:drawing>
      </w:r>
      <w:r w:rsidDel="00000000" w:rsidR="00000000" w:rsidRPr="00000000">
        <w:rPr/>
        <w:drawing>
          <wp:inline distB="114300" distT="114300" distL="114300" distR="114300">
            <wp:extent cx="5943600" cy="3340100"/>
            <wp:effectExtent b="0" l="0" r="0" t="0"/>
            <wp:docPr id="61"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6"/>
        </w:numPr>
        <w:ind w:left="720" w:hanging="360"/>
        <w:rPr>
          <w:u w:val="none"/>
        </w:rPr>
      </w:pPr>
      <w:r w:rsidDel="00000000" w:rsidR="00000000" w:rsidRPr="00000000">
        <w:rPr/>
        <w:drawing>
          <wp:inline distB="114300" distT="114300" distL="114300" distR="114300">
            <wp:extent cx="5905500" cy="2400300"/>
            <wp:effectExtent b="0" l="0" r="0" t="0"/>
            <wp:docPr id="38"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9055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4vb7g9z81c6t" w:id="28"/>
      <w:bookmarkEnd w:id="28"/>
      <w:r w:rsidDel="00000000" w:rsidR="00000000" w:rsidRPr="00000000">
        <w:rPr>
          <w:rtl w:val="0"/>
        </w:rPr>
        <w:t xml:space="preserve">Cannot apply 13th month pay to employee</w:t>
      </w:r>
    </w:p>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84">
      <w:pPr>
        <w:numPr>
          <w:ilvl w:val="0"/>
          <w:numId w:val="18"/>
        </w:numPr>
        <w:ind w:left="720" w:hanging="360"/>
        <w:rPr>
          <w:u w:val="none"/>
        </w:rPr>
      </w:pPr>
      <w:r w:rsidDel="00000000" w:rsidR="00000000" w:rsidRPr="00000000">
        <w:rPr>
          <w:rtl w:val="0"/>
        </w:rPr>
        <w:t xml:space="preserve">No validation feedback, no pop-up to indicate unsuccessful action</w:t>
      </w:r>
      <w:r w:rsidDel="00000000" w:rsidR="00000000" w:rsidRPr="00000000">
        <w:rPr/>
        <w:drawing>
          <wp:inline distB="114300" distT="114300" distL="114300" distR="114300">
            <wp:extent cx="5943600" cy="3340100"/>
            <wp:effectExtent b="0" l="0" r="0" t="0"/>
            <wp:docPr id="42"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18"/>
        </w:numPr>
        <w:ind w:left="720" w:hanging="360"/>
        <w:rPr>
          <w:u w:val="none"/>
        </w:rPr>
      </w:pPr>
      <w:r w:rsidDel="00000000" w:rsidR="00000000" w:rsidRPr="00000000">
        <w:rPr>
          <w:rtl w:val="0"/>
        </w:rPr>
        <w:t xml:space="preserve">Only one printed console log error per employee. Any further attempts (clicking the Apply button again) does not result in another error being printed into console log.</w:t>
      </w:r>
    </w:p>
    <w:p w:rsidR="00000000" w:rsidDel="00000000" w:rsidP="00000000" w:rsidRDefault="00000000" w:rsidRPr="00000000" w14:paraId="00000086">
      <w:pPr>
        <w:numPr>
          <w:ilvl w:val="0"/>
          <w:numId w:val="18"/>
        </w:numPr>
        <w:ind w:left="720" w:hanging="360"/>
        <w:rPr>
          <w:u w:val="none"/>
        </w:rPr>
      </w:pPr>
      <w:r w:rsidDel="00000000" w:rsidR="00000000" w:rsidRPr="00000000">
        <w:rPr>
          <w:rtl w:val="0"/>
        </w:rPr>
        <w:t xml:space="preserve">Console log error: Uncaught SyntaxError: Unexpected end of input (at payroll:1:26)</w:t>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5943600" cy="4000500"/>
            <wp:effectExtent b="0" l="0" r="0" t="0"/>
            <wp:docPr id="1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1"/>
        <w:rPr/>
      </w:pPr>
      <w:bookmarkStart w:colFirst="0" w:colLast="0" w:name="_cusd5pz2lsem" w:id="29"/>
      <w:bookmarkEnd w:id="29"/>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4p9q2uwszwev" w:id="30"/>
      <w:bookmarkEnd w:id="30"/>
      <w:r w:rsidDel="00000000" w:rsidR="00000000" w:rsidRPr="00000000">
        <w:rPr>
          <w:rtl w:val="0"/>
        </w:rPr>
        <w:t xml:space="preserve">Cannot apply annualization</w:t>
      </w:r>
    </w:p>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Similar problem to </w:t>
      </w:r>
      <w:hyperlink w:anchor="_4vb7g9z81c6t">
        <w:r w:rsidDel="00000000" w:rsidR="00000000" w:rsidRPr="00000000">
          <w:rPr>
            <w:color w:val="1155cc"/>
            <w:u w:val="single"/>
            <w:rtl w:val="0"/>
          </w:rPr>
          <w:t xml:space="preserve">Cannot apply 13th pay</w:t>
        </w:r>
      </w:hyperlink>
      <w:r w:rsidDel="00000000" w:rsidR="00000000" w:rsidRPr="00000000">
        <w:rPr>
          <w:rtl w:val="0"/>
        </w:rPr>
        <w:t xml:space="preserve"> bug</w:t>
      </w:r>
    </w:p>
    <w:p w:rsidR="00000000" w:rsidDel="00000000" w:rsidP="00000000" w:rsidRDefault="00000000" w:rsidRPr="00000000" w14:paraId="0000008E">
      <w:pPr>
        <w:ind w:left="720" w:firstLine="0"/>
        <w:rPr/>
      </w:pPr>
      <w:r w:rsidDel="00000000" w:rsidR="00000000" w:rsidRPr="00000000">
        <w:rPr/>
        <w:drawing>
          <wp:inline distB="114300" distT="114300" distL="114300" distR="114300">
            <wp:extent cx="5943600" cy="3340100"/>
            <wp:effectExtent b="0" l="0" r="0" t="0"/>
            <wp:docPr id="47"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949700"/>
            <wp:effectExtent b="0" l="0" r="0" t="0"/>
            <wp:docPr id="27"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1"/>
        <w:rPr/>
      </w:pPr>
      <w:bookmarkStart w:colFirst="0" w:colLast="0" w:name="_io1bjjnur1fq" w:id="31"/>
      <w:bookmarkEnd w:id="31"/>
      <w:r w:rsidDel="00000000" w:rsidR="00000000" w:rsidRPr="00000000">
        <w:rPr>
          <w:rtl w:val="0"/>
        </w:rPr>
        <w:t xml:space="preserve">Loading symbol in Bulk Send is not distinct</w:t>
      </w:r>
    </w:p>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92">
      <w:pPr>
        <w:numPr>
          <w:ilvl w:val="0"/>
          <w:numId w:val="14"/>
        </w:numPr>
        <w:ind w:left="720" w:hanging="360"/>
        <w:rPr>
          <w:u w:val="none"/>
        </w:rPr>
      </w:pPr>
      <w:r w:rsidDel="00000000" w:rsidR="00000000" w:rsidRPr="00000000">
        <w:rPr>
          <w:rtl w:val="0"/>
        </w:rPr>
        <w:t xml:space="preserve">Loading is detoned by an ellipses that replaces the button’s text. It was not clear that it was loading until the Sent validation came in.</w:t>
      </w:r>
      <w:r w:rsidDel="00000000" w:rsidR="00000000" w:rsidRPr="00000000">
        <w:rPr/>
        <w:drawing>
          <wp:inline distB="114300" distT="114300" distL="114300" distR="114300">
            <wp:extent cx="5943600" cy="3340100"/>
            <wp:effectExtent b="0" l="0" r="0" t="0"/>
            <wp:docPr id="19"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wnjf4j1eo07c" w:id="32"/>
      <w:bookmarkEnd w:id="32"/>
      <w:r w:rsidDel="00000000" w:rsidR="00000000" w:rsidRPr="00000000">
        <w:rPr>
          <w:rtl w:val="0"/>
        </w:rPr>
        <w:t xml:space="preserve">Send All in Bulk Send triggers actions but no validation feedback is provided</w:t>
      </w:r>
    </w:p>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96">
      <w:pPr>
        <w:numPr>
          <w:ilvl w:val="0"/>
          <w:numId w:val="7"/>
        </w:numPr>
        <w:ind w:left="720" w:hanging="360"/>
        <w:rPr>
          <w:u w:val="none"/>
        </w:rPr>
      </w:pPr>
      <w:r w:rsidDel="00000000" w:rsidR="00000000" w:rsidRPr="00000000">
        <w:rPr>
          <w:rtl w:val="0"/>
        </w:rPr>
        <w:t xml:space="preserve">No validation feedback that the payslips are being sent, but the action is triggered.</w:t>
      </w:r>
      <w:r w:rsidDel="00000000" w:rsidR="00000000" w:rsidRPr="00000000">
        <w:rPr/>
        <w:drawing>
          <wp:inline distB="114300" distT="114300" distL="114300" distR="114300">
            <wp:extent cx="5943600" cy="3340100"/>
            <wp:effectExtent b="0" l="0" r="0" t="0"/>
            <wp:docPr id="12" name="image10.png"/>
            <a:graphic>
              <a:graphicData uri="http://schemas.openxmlformats.org/drawingml/2006/picture">
                <pic:pic>
                  <pic:nvPicPr>
                    <pic:cNvPr id="0" name="image10.png"/>
                    <pic:cNvPicPr preferRelativeResize="0"/>
                  </pic:nvPicPr>
                  <pic:blipFill>
                    <a:blip r:embed="rId5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1"/>
        <w:rPr/>
      </w:pPr>
      <w:bookmarkStart w:colFirst="0" w:colLast="0" w:name="_jsc5sdr7hvag" w:id="33"/>
      <w:bookmarkEnd w:id="33"/>
      <w:r w:rsidDel="00000000" w:rsidR="00000000" w:rsidRPr="00000000">
        <w:rPr>
          <w:rtl w:val="0"/>
        </w:rPr>
        <w:t xml:space="preserve">(QA Not sure if bug) View request waits for payslips to be sent</w:t>
      </w:r>
    </w:p>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Marked as Needs Retest</w:t>
      </w:r>
      <w:r w:rsidDel="00000000" w:rsidR="00000000" w:rsidRPr="00000000">
        <w:rPr>
          <w:rtl w:val="0"/>
        </w:rPr>
      </w:r>
    </w:p>
    <w:p w:rsidR="00000000" w:rsidDel="00000000" w:rsidP="00000000" w:rsidRDefault="00000000" w:rsidRPr="00000000" w14:paraId="00000099">
      <w:pPr>
        <w:numPr>
          <w:ilvl w:val="0"/>
          <w:numId w:val="16"/>
        </w:numPr>
        <w:ind w:left="720" w:hanging="360"/>
        <w:rPr>
          <w:u w:val="none"/>
        </w:rPr>
      </w:pPr>
      <w:r w:rsidDel="00000000" w:rsidR="00000000" w:rsidRPr="00000000">
        <w:rPr>
          <w:rtl w:val="0"/>
        </w:rPr>
        <w:t xml:space="preserve">View request is not concurrent with Send requests. If user Sent payslips before clicking View button, system waits until all previous requests are finished.</w:t>
      </w:r>
      <w:r w:rsidDel="00000000" w:rsidR="00000000" w:rsidRPr="00000000">
        <w:rPr/>
        <w:drawing>
          <wp:inline distB="114300" distT="114300" distL="114300" distR="114300">
            <wp:extent cx="5943600" cy="3340100"/>
            <wp:effectExtent b="0" l="0" r="0" t="0"/>
            <wp:docPr id="29"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rPr/>
      </w:pPr>
      <w:bookmarkStart w:colFirst="0" w:colLast="0" w:name="_7mg4acae22s7" w:id="34"/>
      <w:bookmarkEnd w:id="34"/>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Title"/>
        <w:rPr/>
      </w:pPr>
      <w:bookmarkStart w:colFirst="0" w:colLast="0" w:name="_d0iqx3ntvsqo" w:id="35"/>
      <w:bookmarkEnd w:id="35"/>
      <w:r w:rsidDel="00000000" w:rsidR="00000000" w:rsidRPr="00000000">
        <w:rPr>
          <w:rtl w:val="0"/>
        </w:rPr>
        <w:t xml:space="preserve">Testing Log Date: 09/17/26</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25ne42iuy309" w:id="36"/>
      <w:bookmarkEnd w:id="36"/>
      <w:r w:rsidDel="00000000" w:rsidR="00000000" w:rsidRPr="00000000">
        <w:rPr>
          <w:rtl w:val="0"/>
        </w:rPr>
        <w:t xml:space="preserve">New Employee form </w:t>
      </w:r>
    </w:p>
    <w:p w:rsidR="00000000" w:rsidDel="00000000" w:rsidP="00000000" w:rsidRDefault="00000000" w:rsidRPr="00000000" w14:paraId="000000A3">
      <w:pPr>
        <w:numPr>
          <w:ilvl w:val="0"/>
          <w:numId w:val="31"/>
        </w:numPr>
        <w:ind w:left="720" w:hanging="360"/>
        <w:rPr>
          <w:u w:val="none"/>
        </w:rPr>
      </w:pPr>
      <w:r w:rsidDel="00000000" w:rsidR="00000000" w:rsidRPr="00000000">
        <w:rPr>
          <w:rtl w:val="0"/>
        </w:rPr>
        <w:t xml:space="preserve">Negative amounts, wrong government ID formats, and wrong mobile number formats do not pass validation, but when submitting form the page reloads and does not show any validation error message that the employee was not added.</w:t>
      </w:r>
    </w:p>
    <w:p w:rsidR="00000000" w:rsidDel="00000000" w:rsidP="00000000" w:rsidRDefault="00000000" w:rsidRPr="00000000" w14:paraId="000000A4">
      <w:pPr>
        <w:numPr>
          <w:ilvl w:val="1"/>
          <w:numId w:val="31"/>
        </w:numPr>
        <w:ind w:left="1440" w:hanging="360"/>
        <w:rPr>
          <w:color w:val="980000"/>
        </w:rPr>
      </w:pPr>
      <w:r w:rsidDel="00000000" w:rsidR="00000000" w:rsidRPr="00000000">
        <w:rPr>
          <w:color w:val="980000"/>
          <w:rtl w:val="0"/>
        </w:rPr>
        <w:t xml:space="preserve">ON VPS: Validation error pops up during the reload screen</w:t>
      </w:r>
    </w:p>
    <w:p w:rsidR="00000000" w:rsidDel="00000000" w:rsidP="00000000" w:rsidRDefault="00000000" w:rsidRPr="00000000" w14:paraId="000000A5">
      <w:pPr>
        <w:numPr>
          <w:ilvl w:val="0"/>
          <w:numId w:val="31"/>
        </w:numPr>
        <w:ind w:left="720" w:hanging="360"/>
        <w:rPr>
          <w:u w:val="none"/>
        </w:rPr>
      </w:pPr>
      <w:r w:rsidDel="00000000" w:rsidR="00000000" w:rsidRPr="00000000">
        <w:rPr>
          <w:rtl w:val="0"/>
        </w:rPr>
        <w:t xml:space="preserve">There is in-form validation for email and password, but not on other fields, but is not validated upon submitted anyway</w:t>
      </w:r>
    </w:p>
    <w:p w:rsidR="00000000" w:rsidDel="00000000" w:rsidP="00000000" w:rsidRDefault="00000000" w:rsidRPr="00000000" w14:paraId="000000A6">
      <w:pPr>
        <w:numPr>
          <w:ilvl w:val="0"/>
          <w:numId w:val="31"/>
        </w:numPr>
        <w:ind w:left="720" w:hanging="360"/>
        <w:rPr>
          <w:u w:val="none"/>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bookmarkStart w:colFirst="0" w:colLast="0" w:name="_o0wkxyfxm4t3" w:id="37"/>
      <w:bookmarkEnd w:id="37"/>
      <w:r w:rsidDel="00000000" w:rsidR="00000000" w:rsidRPr="00000000">
        <w:rPr>
          <w:rtl w:val="0"/>
        </w:rPr>
        <w:t xml:space="preserve">Adding New Employee without name does not show validation error</w:t>
      </w:r>
    </w:p>
    <w:p w:rsidR="00000000" w:rsidDel="00000000" w:rsidP="00000000" w:rsidRDefault="00000000" w:rsidRPr="00000000" w14:paraId="000000A9">
      <w:pPr>
        <w:numPr>
          <w:ilvl w:val="0"/>
          <w:numId w:val="41"/>
        </w:numPr>
        <w:ind w:left="720" w:hanging="360"/>
        <w:rPr>
          <w:u w:val="none"/>
        </w:rPr>
      </w:pPr>
      <w:r w:rsidDel="00000000" w:rsidR="00000000" w:rsidRPr="00000000">
        <w:rPr>
          <w:rtl w:val="0"/>
        </w:rPr>
        <w:t xml:space="preserve">Error is only seen in console log, no validation error pop-up or message is shown on page.</w:t>
      </w:r>
      <w:r w:rsidDel="00000000" w:rsidR="00000000" w:rsidRPr="00000000">
        <w:rPr/>
        <w:drawing>
          <wp:inline distB="114300" distT="114300" distL="114300" distR="114300">
            <wp:extent cx="5943600" cy="3340100"/>
            <wp:effectExtent b="0" l="0" r="0" t="0"/>
            <wp:docPr id="20"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Title"/>
        <w:rPr/>
      </w:pPr>
      <w:bookmarkStart w:colFirst="0" w:colLast="0" w:name="_gcdgspja0j31" w:id="38"/>
      <w:bookmarkEnd w:id="38"/>
      <w:r w:rsidDel="00000000" w:rsidR="00000000" w:rsidRPr="00000000">
        <w:rPr>
          <w:rtl w:val="0"/>
        </w:rPr>
        <w:t xml:space="preserve">LIVE Test Log Date: 09/18/2026</w:t>
      </w:r>
    </w:p>
    <w:p w:rsidR="00000000" w:rsidDel="00000000" w:rsidP="00000000" w:rsidRDefault="00000000" w:rsidRPr="00000000" w14:paraId="000000AF">
      <w:pPr>
        <w:rPr/>
      </w:pPr>
      <w:r w:rsidDel="00000000" w:rsidR="00000000" w:rsidRPr="00000000">
        <w:rPr>
          <w:rtl w:val="0"/>
        </w:rPr>
        <w:t xml:space="preserve">Testing on Live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bcbln1vpslcn" w:id="39"/>
      <w:bookmarkEnd w:id="39"/>
      <w:r w:rsidDel="00000000" w:rsidR="00000000" w:rsidRPr="00000000">
        <w:rPr>
          <w:rtl w:val="0"/>
        </w:rPr>
        <w:t xml:space="preserve">No validation error message when trying to add employee without name input</w:t>
      </w:r>
    </w:p>
    <w:p w:rsidR="00000000" w:rsidDel="00000000" w:rsidP="00000000" w:rsidRDefault="00000000" w:rsidRPr="00000000" w14:paraId="000000B2">
      <w:pPr>
        <w:numPr>
          <w:ilvl w:val="0"/>
          <w:numId w:val="20"/>
        </w:numPr>
        <w:ind w:left="720" w:hanging="360"/>
        <w:rPr>
          <w:u w:val="none"/>
        </w:rPr>
      </w:pPr>
      <w:r w:rsidDel="00000000" w:rsidR="00000000" w:rsidRPr="00000000">
        <w:rPr>
          <w:rtl w:val="0"/>
        </w:rPr>
        <w:t xml:space="preserve">No validation error message is shown when trying to add employee with no first_name or last_name. Error is only seen in console log.</w:t>
      </w:r>
      <w:r w:rsidDel="00000000" w:rsidR="00000000" w:rsidRPr="00000000">
        <w:rPr/>
        <w:drawing>
          <wp:inline distB="114300" distT="114300" distL="114300" distR="114300">
            <wp:extent cx="5943600" cy="3340100"/>
            <wp:effectExtent b="0" l="0" r="0" t="0"/>
            <wp:docPr id="30"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20"/>
        </w:numPr>
        <w:ind w:left="720" w:hanging="360"/>
        <w:rPr>
          <w:u w:val="none"/>
        </w:rPr>
      </w:pPr>
      <w:r w:rsidDel="00000000" w:rsidR="00000000" w:rsidRPr="00000000">
        <w:rPr>
          <w:rtl w:val="0"/>
        </w:rPr>
        <w:t xml:space="preserve">If the user enters with blank name input, form validates for the input. If user does not interact with the field at all, proceeding with next does not show any validation message.</w:t>
      </w:r>
      <w:r w:rsidDel="00000000" w:rsidR="00000000" w:rsidRPr="00000000">
        <w:rPr/>
        <w:drawing>
          <wp:inline distB="114300" distT="114300" distL="114300" distR="114300">
            <wp:extent cx="5943600" cy="3340100"/>
            <wp:effectExtent b="0" l="0" r="0" t="0"/>
            <wp:docPr id="26"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c0bc6pfdsvoe" w:id="40"/>
      <w:bookmarkEnd w:id="40"/>
      <w:r w:rsidDel="00000000" w:rsidR="00000000" w:rsidRPr="00000000">
        <w:rPr>
          <w:rtl w:val="0"/>
        </w:rPr>
        <w:t xml:space="preserve">Wrong Favicon shown when not logged in</w:t>
      </w:r>
    </w:p>
    <w:p w:rsidR="00000000" w:rsidDel="00000000" w:rsidP="00000000" w:rsidRDefault="00000000" w:rsidRPr="00000000" w14:paraId="000000B6">
      <w:pPr>
        <w:numPr>
          <w:ilvl w:val="0"/>
          <w:numId w:val="12"/>
        </w:numPr>
        <w:ind w:left="720" w:hanging="360"/>
        <w:rPr>
          <w:u w:val="none"/>
        </w:rPr>
      </w:pPr>
      <w:r w:rsidDel="00000000" w:rsidR="00000000" w:rsidRPr="00000000">
        <w:rPr>
          <w:rtl w:val="0"/>
        </w:rPr>
        <w:t xml:space="preserve">Codeigniter favicon is used when logged out</w:t>
      </w:r>
      <w:r w:rsidDel="00000000" w:rsidR="00000000" w:rsidRPr="00000000">
        <w:rPr/>
        <w:drawing>
          <wp:inline distB="114300" distT="114300" distL="114300" distR="114300">
            <wp:extent cx="5943600" cy="3340100"/>
            <wp:effectExtent b="0" l="0" r="0" t="0"/>
            <wp:docPr id="58"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2"/>
        </w:numPr>
        <w:ind w:left="720" w:hanging="360"/>
        <w:rPr>
          <w:u w:val="none"/>
        </w:rPr>
      </w:pPr>
      <w:r w:rsidDel="00000000" w:rsidR="00000000" w:rsidRPr="00000000">
        <w:rPr>
          <w:rtl w:val="0"/>
        </w:rPr>
        <w:t xml:space="preserve">Once a user logs in the favicon changes to the company logo</w:t>
      </w:r>
      <w:r w:rsidDel="00000000" w:rsidR="00000000" w:rsidRPr="00000000">
        <w:rPr/>
        <w:drawing>
          <wp:inline distB="114300" distT="114300" distL="114300" distR="114300">
            <wp:extent cx="5943600" cy="3340100"/>
            <wp:effectExtent b="0" l="0" r="0" t="0"/>
            <wp:docPr id="50"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6rqmf495et9k" w:id="41"/>
      <w:bookmarkEnd w:id="41"/>
      <w:r w:rsidDel="00000000" w:rsidR="00000000" w:rsidRPr="00000000">
        <w:rPr>
          <w:rtl w:val="0"/>
        </w:rPr>
        <w:t xml:space="preserve">Update photo does not work</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User is prompted to upload photo from their device but nothing happens</w:t>
      </w:r>
      <w:r w:rsidDel="00000000" w:rsidR="00000000" w:rsidRPr="00000000">
        <w:rPr/>
        <w:drawing>
          <wp:inline distB="114300" distT="114300" distL="114300" distR="114300">
            <wp:extent cx="5943600" cy="3340100"/>
            <wp:effectExtent b="0" l="0" r="0" t="0"/>
            <wp:docPr id="13"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No console log is generated either.</w:t>
      </w:r>
      <w:r w:rsidDel="00000000" w:rsidR="00000000" w:rsidRPr="00000000">
        <w:rPr/>
        <w:drawing>
          <wp:inline distB="114300" distT="114300" distL="114300" distR="114300">
            <wp:extent cx="5943600" cy="3340100"/>
            <wp:effectExtent b="0" l="0" r="0" t="0"/>
            <wp:docPr id="45" name="image43.png"/>
            <a:graphic>
              <a:graphicData uri="http://schemas.openxmlformats.org/drawingml/2006/picture">
                <pic:pic>
                  <pic:nvPicPr>
                    <pic:cNvPr id="0" name="image43.png"/>
                    <pic:cNvPicPr preferRelativeResize="0"/>
                  </pic:nvPicPr>
                  <pic:blipFill>
                    <a:blip r:embed="rId6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rPr/>
      </w:pPr>
      <w:bookmarkStart w:colFirst="0" w:colLast="0" w:name="_qzqjydmgfnyl" w:id="42"/>
      <w:bookmarkEnd w:id="42"/>
      <w:r w:rsidDel="00000000" w:rsidR="00000000" w:rsidRPr="00000000">
        <w:rPr>
          <w:rtl w:val="0"/>
        </w:rPr>
        <w:t xml:space="preserve">Cannot save correction on flagged attendance</w:t>
      </w:r>
    </w:p>
    <w:p w:rsidR="00000000" w:rsidDel="00000000" w:rsidP="00000000" w:rsidRDefault="00000000" w:rsidRPr="00000000" w14:paraId="000000BE">
      <w:pPr>
        <w:numPr>
          <w:ilvl w:val="0"/>
          <w:numId w:val="42"/>
        </w:numPr>
        <w:ind w:left="720" w:hanging="360"/>
        <w:rPr>
          <w:u w:val="none"/>
        </w:rPr>
      </w:pPr>
      <w:r w:rsidDel="00000000" w:rsidR="00000000" w:rsidRPr="00000000">
        <w:rPr>
          <w:rtl w:val="0"/>
        </w:rPr>
        <w:t xml:space="preserve">Dev error is displayed on page error message on Live System.</w:t>
      </w:r>
      <w:r w:rsidDel="00000000" w:rsidR="00000000" w:rsidRPr="00000000">
        <w:rPr/>
        <w:drawing>
          <wp:inline distB="114300" distT="114300" distL="114300" distR="114300">
            <wp:extent cx="5943600" cy="3340100"/>
            <wp:effectExtent b="0" l="0" r="0" t="0"/>
            <wp:docPr id="43"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42"/>
        </w:numPr>
        <w:ind w:left="720" w:hanging="360"/>
        <w:rPr>
          <w:u w:val="none"/>
        </w:rPr>
      </w:pPr>
      <w:r w:rsidDel="00000000" w:rsidR="00000000" w:rsidRPr="00000000">
        <w:rPr>
          <w:rtl w:val="0"/>
        </w:rPr>
        <w:t xml:space="preserve">Local Host only shows “The action you requested is not allowed” (using jdelacruz account)</w:t>
      </w:r>
      <w:r w:rsidDel="00000000" w:rsidR="00000000" w:rsidRPr="00000000">
        <w:rPr/>
        <w:drawing>
          <wp:inline distB="114300" distT="114300" distL="114300" distR="114300">
            <wp:extent cx="5943600" cy="3340100"/>
            <wp:effectExtent b="0" l="0" r="0" t="0"/>
            <wp:docPr id="62" name="image60.png"/>
            <a:graphic>
              <a:graphicData uri="http://schemas.openxmlformats.org/drawingml/2006/picture">
                <pic:pic>
                  <pic:nvPicPr>
                    <pic:cNvPr id="0" name="image60.png"/>
                    <pic:cNvPicPr preferRelativeResize="0"/>
                  </pic:nvPicPr>
                  <pic:blipFill>
                    <a:blip r:embed="rId6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u1f0h1y0b139" w:id="43"/>
      <w:bookmarkEnd w:id="43"/>
      <w:r w:rsidDel="00000000" w:rsidR="00000000" w:rsidRPr="00000000">
        <w:rPr>
          <w:rtl w:val="0"/>
        </w:rPr>
        <w:t xml:space="preserve">Minor Issue: Session only checks user ID and not other identifying information</w:t>
      </w:r>
    </w:p>
    <w:p w:rsidR="00000000" w:rsidDel="00000000" w:rsidP="00000000" w:rsidRDefault="00000000" w:rsidRPr="00000000" w14:paraId="000000C4">
      <w:pPr>
        <w:numPr>
          <w:ilvl w:val="0"/>
          <w:numId w:val="40"/>
        </w:numPr>
        <w:ind w:left="720" w:hanging="360"/>
        <w:rPr>
          <w:u w:val="none"/>
        </w:rPr>
      </w:pPr>
      <w:r w:rsidDel="00000000" w:rsidR="00000000" w:rsidRPr="00000000">
        <w:rPr>
          <w:rtl w:val="0"/>
        </w:rPr>
        <w:t xml:space="preserve">Note: issue only occurred because Admin re-imported database while QA was logged in.</w:t>
      </w:r>
    </w:p>
    <w:p w:rsidR="00000000" w:rsidDel="00000000" w:rsidP="00000000" w:rsidRDefault="00000000" w:rsidRPr="00000000" w14:paraId="000000C5">
      <w:pPr>
        <w:numPr>
          <w:ilvl w:val="0"/>
          <w:numId w:val="40"/>
        </w:numPr>
        <w:ind w:left="720" w:hanging="360"/>
        <w:rPr>
          <w:u w:val="none"/>
        </w:rPr>
      </w:pPr>
      <w:r w:rsidDel="00000000" w:rsidR="00000000" w:rsidRPr="00000000">
        <w:rPr>
          <w:rtl w:val="0"/>
        </w:rPr>
        <w:t xml:space="preserve">After re-importing the database, QA’s logged-in session changed users. (QA logged in with </w:t>
      </w:r>
      <w:hyperlink r:id="rId66">
        <w:r w:rsidDel="00000000" w:rsidR="00000000" w:rsidRPr="00000000">
          <w:rPr>
            <w:color w:val="1155cc"/>
            <w:u w:val="single"/>
            <w:rtl w:val="0"/>
          </w:rPr>
          <w:t xml:space="preserve">sphaldana@gmail.com</w:t>
        </w:r>
      </w:hyperlink>
      <w:r w:rsidDel="00000000" w:rsidR="00000000" w:rsidRPr="00000000">
        <w:rPr>
          <w:rtl w:val="0"/>
        </w:rPr>
        <w:t xml:space="preserve">, and after database re-import QA was suddenly logged-in </w:t>
      </w:r>
      <w:hyperlink r:id="rId67">
        <w:r w:rsidDel="00000000" w:rsidR="00000000" w:rsidRPr="00000000">
          <w:rPr>
            <w:color w:val="1155cc"/>
            <w:u w:val="single"/>
            <w:rtl w:val="0"/>
          </w:rPr>
          <w:t xml:space="preserve">akademus@mentora.com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numPr>
          <w:ilvl w:val="0"/>
          <w:numId w:val="40"/>
        </w:numPr>
        <w:ind w:left="720" w:hanging="360"/>
        <w:rPr>
          <w:u w:val="none"/>
        </w:rPr>
      </w:pPr>
      <w:r w:rsidDel="00000000" w:rsidR="00000000" w:rsidRPr="00000000">
        <w:rPr>
          <w:rtl w:val="0"/>
        </w:rPr>
        <w:t xml:space="preserve">The issue only arose from non-typical behavior but points to a session validation design issue.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c5j0w28r8qzn" w:id="44"/>
      <w:bookmarkEnd w:id="44"/>
      <w:r w:rsidDel="00000000" w:rsidR="00000000" w:rsidRPr="00000000">
        <w:rPr>
          <w:rtl w:val="0"/>
        </w:rPr>
        <w:t xml:space="preserve">Edit Employee Modal does not save inputs </w:t>
      </w:r>
    </w:p>
    <w:p w:rsidR="00000000" w:rsidDel="00000000" w:rsidP="00000000" w:rsidRDefault="00000000" w:rsidRPr="00000000" w14:paraId="000000C9">
      <w:pPr>
        <w:numPr>
          <w:ilvl w:val="0"/>
          <w:numId w:val="8"/>
        </w:numPr>
        <w:ind w:left="720" w:hanging="360"/>
        <w:rPr>
          <w:u w:val="none"/>
        </w:rPr>
      </w:pPr>
      <w:r w:rsidDel="00000000" w:rsidR="00000000" w:rsidRPr="00000000">
        <w:rPr>
          <w:rtl w:val="0"/>
        </w:rPr>
        <w:t xml:space="preserve">Modal does not save data input before submission. When modal closes, all fields are refreshed.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Title"/>
        <w:rPr/>
      </w:pPr>
      <w:bookmarkStart w:colFirst="0" w:colLast="0" w:name="_nunezlhnhmsx" w:id="45"/>
      <w:bookmarkEnd w:id="45"/>
      <w:r w:rsidDel="00000000" w:rsidR="00000000" w:rsidRPr="00000000">
        <w:rPr>
          <w:rtl w:val="0"/>
        </w:rPr>
        <w:t xml:space="preserve">LIVE Test Log Date: 09/21/2026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strike w:val="1"/>
        </w:rPr>
      </w:pPr>
      <w:bookmarkStart w:colFirst="0" w:colLast="0" w:name="_hmhqkauiiuz7" w:id="46"/>
      <w:bookmarkEnd w:id="46"/>
      <w:r w:rsidDel="00000000" w:rsidR="00000000" w:rsidRPr="00000000">
        <w:rPr>
          <w:strike w:val="1"/>
          <w:rtl w:val="0"/>
        </w:rPr>
        <w:t xml:space="preserve">Task Log does not accept time input outside of preset values</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marked as: fixed 2026/09/21, done by Stanley</w:t>
      </w:r>
    </w:p>
    <w:p w:rsidR="00000000" w:rsidDel="00000000" w:rsidP="00000000" w:rsidRDefault="00000000" w:rsidRPr="00000000" w14:paraId="000000D1">
      <w:pPr>
        <w:numPr>
          <w:ilvl w:val="0"/>
          <w:numId w:val="3"/>
        </w:numPr>
        <w:ind w:left="720" w:hanging="360"/>
        <w:rPr>
          <w:u w:val="none"/>
        </w:rPr>
      </w:pPr>
      <w:r w:rsidDel="00000000" w:rsidR="00000000" w:rsidRPr="00000000">
        <w:rPr>
          <w:rtl w:val="0"/>
        </w:rPr>
        <w:t xml:space="preserve">System does not allow non-preset values (e.g. cannot mark end of task as 10:46, defaults to 10:45</w:t>
      </w:r>
      <w:r w:rsidDel="00000000" w:rsidR="00000000" w:rsidRPr="00000000">
        <w:rPr/>
        <w:drawing>
          <wp:inline distB="114300" distT="114300" distL="114300" distR="114300">
            <wp:extent cx="5943600" cy="3340100"/>
            <wp:effectExtent b="0" l="0" r="0" t="0"/>
            <wp:docPr id="48"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uojycjs3dkfw" w:id="47"/>
      <w:bookmarkEnd w:id="47"/>
      <w:r w:rsidDel="00000000" w:rsidR="00000000" w:rsidRPr="00000000">
        <w:rPr>
          <w:rtl w:val="0"/>
        </w:rPr>
        <w:t xml:space="preserve">(TS_03) Edit Task not functional</w:t>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clicking Edit button on a Logged Task does not do anything. No validation error message is shown on page or in console lo.</w:t>
      </w:r>
      <w:r w:rsidDel="00000000" w:rsidR="00000000" w:rsidRPr="00000000">
        <w:rPr/>
        <w:drawing>
          <wp:inline distB="114300" distT="114300" distL="114300" distR="114300">
            <wp:extent cx="5943600" cy="3340100"/>
            <wp:effectExtent b="0" l="0" r="0" t="0"/>
            <wp:docPr id="3" name="image14.png"/>
            <a:graphic>
              <a:graphicData uri="http://schemas.openxmlformats.org/drawingml/2006/picture">
                <pic:pic>
                  <pic:nvPicPr>
                    <pic:cNvPr id="0" name="image14.png"/>
                    <pic:cNvPicPr preferRelativeResize="0"/>
                  </pic:nvPicPr>
                  <pic:blipFill>
                    <a:blip r:embed="rId6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11"/>
        </w:numPr>
        <w:ind w:left="720" w:hanging="360"/>
        <w:rPr>
          <w:u w:val="none"/>
        </w:rPr>
      </w:pPr>
      <w:r w:rsidDel="00000000" w:rsidR="00000000" w:rsidRPr="00000000">
        <w:rPr>
          <w:rtl w:val="0"/>
        </w:rPr>
        <w:t xml:space="preserve">Delete is still functional though.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s4zl16pn09eb" w:id="48"/>
      <w:bookmarkEnd w:id="48"/>
      <w:r w:rsidDel="00000000" w:rsidR="00000000" w:rsidRPr="00000000">
        <w:rPr>
          <w:rtl w:val="0"/>
        </w:rPr>
        <w:t xml:space="preserve">BL-029: (TS-04) Admin cannot update/correct employees attendance entry</w:t>
      </w:r>
    </w:p>
    <w:p w:rsidR="00000000" w:rsidDel="00000000" w:rsidP="00000000" w:rsidRDefault="00000000" w:rsidRPr="00000000" w14:paraId="000000D8">
      <w:pPr>
        <w:numPr>
          <w:ilvl w:val="0"/>
          <w:numId w:val="32"/>
        </w:numPr>
        <w:ind w:left="720" w:hanging="360"/>
        <w:rPr>
          <w:u w:val="none"/>
        </w:rPr>
      </w:pPr>
      <w:r w:rsidDel="00000000" w:rsidR="00000000" w:rsidRPr="00000000">
        <w:rPr>
          <w:rtl w:val="0"/>
        </w:rPr>
        <w:t xml:space="preserve">No option to edit timesheet. QA assumes TS-04 is supposed to be related to </w:t>
      </w:r>
      <w:r w:rsidDel="00000000" w:rsidR="00000000" w:rsidRPr="00000000">
        <w:rPr>
          <w:rtl w:val="0"/>
        </w:rPr>
        <w:t xml:space="preserve">ATT_06</w:t>
      </w:r>
      <w:r w:rsidDel="00000000" w:rsidR="00000000" w:rsidRPr="00000000">
        <w:rPr>
          <w:rtl w:val="0"/>
        </w:rPr>
        <w:t xml:space="preserve">  and can only change the timesheet if it is flagged, but QAis unsure. See AIS Test Cases </w:t>
      </w:r>
      <w:hyperlink r:id="rId70">
        <w:r w:rsidDel="00000000" w:rsidR="00000000" w:rsidRPr="00000000">
          <w:rPr>
            <w:color w:val="1155cc"/>
            <w:u w:val="single"/>
            <w:rtl w:val="0"/>
          </w:rPr>
          <w:t xml:space="preserve">here</w:t>
        </w:r>
      </w:hyperlink>
      <w:r w:rsidDel="00000000" w:rsidR="00000000" w:rsidRPr="00000000">
        <w:rPr>
          <w:rtl w:val="0"/>
        </w:rPr>
        <w:br w:type="textWrapping"/>
      </w:r>
      <w:r w:rsidDel="00000000" w:rsidR="00000000" w:rsidRPr="00000000">
        <w:rPr/>
        <w:drawing>
          <wp:inline distB="114300" distT="114300" distL="114300" distR="114300">
            <wp:extent cx="4672013" cy="2622580"/>
            <wp:effectExtent b="0" l="0" r="0" t="0"/>
            <wp:docPr id="2"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4672013" cy="262258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aeq2fkyv6xm1" w:id="49"/>
      <w:bookmarkEnd w:id="49"/>
      <w:r w:rsidDel="00000000" w:rsidR="00000000" w:rsidRPr="00000000">
        <w:rPr>
          <w:rtl w:val="0"/>
        </w:rPr>
        <w:t xml:space="preserve">BL-030: Task Log displays save error even if task is saved, related to Client Presets</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When saving a new Task where `Save this client as a preset` is checked, page displays error message “Unable to save task” but task is actually saved.</w:t>
      </w:r>
      <w:r w:rsidDel="00000000" w:rsidR="00000000" w:rsidRPr="00000000">
        <w:rPr/>
        <w:drawing>
          <wp:inline distB="114300" distT="114300" distL="114300" distR="114300">
            <wp:extent cx="5943600" cy="3340100"/>
            <wp:effectExtent b="0" l="0" r="0" t="0"/>
            <wp:docPr id="6"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Upon loading of Task Log, the first two console error logs are displayed (as seen in screenshot above)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Title"/>
        <w:rPr/>
      </w:pPr>
      <w:bookmarkStart w:colFirst="0" w:colLast="0" w:name="_duurewuzlv24" w:id="50"/>
      <w:bookmarkEnd w:id="50"/>
      <w:r w:rsidDel="00000000" w:rsidR="00000000" w:rsidRPr="00000000">
        <w:rPr>
          <w:rtl w:val="0"/>
        </w:rPr>
        <w:t xml:space="preserve">LIVE Test Log Date: 09/22/2026</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gg1ru5fpasv9" w:id="51"/>
      <w:bookmarkEnd w:id="51"/>
      <w:r w:rsidDel="00000000" w:rsidR="00000000" w:rsidRPr="00000000">
        <w:rPr>
          <w:rtl w:val="0"/>
        </w:rPr>
        <w:t xml:space="preserve">BL-031: Minor Issue: Error messages on New Loan Form</w:t>
      </w:r>
    </w:p>
    <w:p w:rsidR="00000000" w:rsidDel="00000000" w:rsidP="00000000" w:rsidRDefault="00000000" w:rsidRPr="00000000" w14:paraId="000000E3">
      <w:pPr>
        <w:numPr>
          <w:ilvl w:val="0"/>
          <w:numId w:val="37"/>
        </w:numPr>
        <w:ind w:left="720" w:hanging="360"/>
        <w:rPr>
          <w:b w:val="1"/>
          <w:bCs w:val="1"/>
          <w:i w:val="1"/>
          <w:iCs w:val="1"/>
        </w:rPr>
      </w:pPr>
      <w:r w:rsidDel="00000000" w:rsidR="00000000" w:rsidRPr="00000000">
        <w:rPr>
          <w:b w:val="1"/>
          <w:bCs w:val="1"/>
          <w:i w:val="1"/>
          <w:iCs w:val="1"/>
          <w:rtl w:val="0"/>
        </w:rPr>
        <w:t xml:space="preserve">NOTE: This was tested on Live System. </w:t>
      </w:r>
      <w:r w:rsidDel="00000000" w:rsidR="00000000" w:rsidRPr="00000000">
        <w:rPr>
          <w:i w:val="1"/>
          <w:iCs w:val="1"/>
          <w:rtl w:val="0"/>
        </w:rPr>
        <w:t xml:space="preserve">QA’s local copy (using myBranch) rectifies the issues stated in this Bug Log</w:t>
      </w:r>
    </w:p>
    <w:p w:rsidR="00000000" w:rsidDel="00000000" w:rsidP="00000000" w:rsidRDefault="00000000" w:rsidRPr="00000000" w14:paraId="000000E4">
      <w:pPr>
        <w:numPr>
          <w:ilvl w:val="0"/>
          <w:numId w:val="37"/>
        </w:numPr>
        <w:ind w:left="720" w:hanging="360"/>
        <w:rPr>
          <w:u w:val="none"/>
        </w:rPr>
      </w:pPr>
      <w:r w:rsidDel="00000000" w:rsidR="00000000" w:rsidRPr="00000000">
        <w:rPr>
          <w:rtl w:val="0"/>
        </w:rPr>
        <w:t xml:space="preserve">Warning says “Please complete all required fields” even if all fields have input (although Principle Amount has “0” for input)</w:t>
      </w:r>
    </w:p>
    <w:p w:rsidR="00000000" w:rsidDel="00000000" w:rsidP="00000000" w:rsidRDefault="00000000" w:rsidRPr="00000000" w14:paraId="000000E5">
      <w:pPr>
        <w:numPr>
          <w:ilvl w:val="0"/>
          <w:numId w:val="37"/>
        </w:numPr>
        <w:ind w:left="720" w:hanging="360"/>
        <w:rPr>
          <w:u w:val="none"/>
        </w:rPr>
      </w:pPr>
      <w:r w:rsidDel="00000000" w:rsidR="00000000" w:rsidRPr="00000000">
        <w:rPr>
          <w:rtl w:val="0"/>
        </w:rPr>
        <w:t xml:space="preserve">Negative amount allows user to proceed to next page of form even if amount is invalid</w:t>
      </w:r>
      <w:r w:rsidDel="00000000" w:rsidR="00000000" w:rsidRPr="00000000">
        <w:rPr/>
        <w:drawing>
          <wp:inline distB="114300" distT="114300" distL="114300" distR="114300">
            <wp:extent cx="5943600" cy="3340100"/>
            <wp:effectExtent b="0" l="0" r="0" t="0"/>
            <wp:docPr id="16"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37"/>
        </w:numPr>
        <w:ind w:left="720" w:hanging="360"/>
        <w:rPr>
          <w:b w:val="1"/>
          <w:bCs w:val="1"/>
        </w:rPr>
      </w:pPr>
      <w:r w:rsidDel="00000000" w:rsidR="00000000" w:rsidRPr="00000000">
        <w:rPr>
          <w:b w:val="1"/>
          <w:bCs w:val="1"/>
          <w:rtl w:val="0"/>
        </w:rPr>
        <w:t xml:space="preserve">Works as expected,</w:t>
      </w:r>
      <w:r w:rsidDel="00000000" w:rsidR="00000000" w:rsidRPr="00000000">
        <w:rPr>
          <w:rtl w:val="0"/>
        </w:rPr>
        <w:t xml:space="preserve"> invalid inputs are rejected, but validation errors are not standardized across form.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rPr/>
      </w:pPr>
      <w:bookmarkStart w:colFirst="0" w:colLast="0" w:name="_9klr005ctp9f" w:id="52"/>
      <w:bookmarkEnd w:id="52"/>
      <w:r w:rsidDel="00000000" w:rsidR="00000000" w:rsidRPr="00000000">
        <w:rPr>
          <w:rtl w:val="0"/>
        </w:rPr>
        <w:t xml:space="preserve">BL-032: </w:t>
      </w:r>
      <w:r w:rsidDel="00000000" w:rsidR="00000000" w:rsidRPr="00000000">
        <w:rPr>
          <w:rtl w:val="0"/>
        </w:rPr>
        <w:t xml:space="preserve">Broken UI on Loan Details</w:t>
      </w:r>
    </w:p>
    <w:p w:rsidR="00000000" w:rsidDel="00000000" w:rsidP="00000000" w:rsidRDefault="00000000" w:rsidRPr="00000000" w14:paraId="000000E9">
      <w:pPr>
        <w:numPr>
          <w:ilvl w:val="0"/>
          <w:numId w:val="28"/>
        </w:numPr>
        <w:ind w:left="720" w:hanging="360"/>
        <w:rPr>
          <w:u w:val="none"/>
        </w:rPr>
      </w:pPr>
      <w:r w:rsidDel="00000000" w:rsidR="00000000" w:rsidRPr="00000000">
        <w:rPr>
          <w:rtl w:val="0"/>
        </w:rPr>
        <w:t xml:space="preserve">Balance After and Status are stuck together.</w:t>
      </w:r>
      <w:r w:rsidDel="00000000" w:rsidR="00000000" w:rsidRPr="00000000">
        <w:rPr/>
        <w:drawing>
          <wp:inline distB="114300" distT="114300" distL="114300" distR="114300">
            <wp:extent cx="5943600" cy="3340100"/>
            <wp:effectExtent b="0" l="0" r="0" t="0"/>
            <wp:docPr id="14"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headerReference r:id="rId75" w:type="default"/>
      <w:pgSz w:h="15840" w:w="12240" w:orient="portrait"/>
      <w:pgMar w:bottom="1440" w:top="1440" w:left="1440" w:right="1440" w:header="720" w:footer="720"/>
      <w:pgNumType w:start="1"/>
      <w:sectPrChange w:author="Theodore Abella" w:id="0" w:date="2026-09-11T03:07:14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eodore Abella" w:id="1" w:date="2026-09-11T02:53:07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na pre</w:t>
        </w:r>
      </w:ins>
    </w:p>
  </w:comment>
  <w:comment w:author="Theodore Abella" w:id="2" w:date="2026-09-11T02:53:07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na pre</w:t>
        </w:r>
      </w:ins>
    </w:p>
  </w:comment>
  <w:comment w:author="Theodore Abella" w:id="3" w:date="2026-09-11T02:53:07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na pre</w:t>
        </w:r>
      </w:ins>
    </w:p>
  </w:comment>
  <w:comment w:author="Theodore Abella" w:id="4" w:date="2026-09-11T02:53:0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na pre</w:t>
        </w:r>
      </w:ins>
    </w:p>
  </w:comment>
  <w:comment w:author="Theodore Abella" w:id="5" w:date="2026-09-11T03:25:37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Done Done DONEEEEEEEEE!!!</w:t>
        </w:r>
      </w:ins>
    </w:p>
  </w:comment>
  <w:comment w:author="Theodore Abella" w:id="6" w:date="2026-09-11T07:51:05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FIX FIX</w:t>
        </w:r>
      </w:ins>
    </w:p>
  </w:comment>
  <w:comment w:author="Theodore Abella" w:id="7" w:date="2026-09-11T07:51:05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FIX FIX</w:t>
        </w:r>
      </w:ins>
    </w:p>
  </w:comment>
  <w:comment w:author="Theodore Abella" w:id="8" w:date="2026-09-11T07:51:05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FIX FIX</w:t>
        </w:r>
      </w:ins>
    </w:p>
  </w:comment>
  <w:comment w:author="Stanley Añonuevo" w:id="0" w:date="2026-09-11T03:06:46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Theodore Abella" w:id="20" w:date="2026-09-11T03:07:14Z"/>
          <w:rFonts w:ascii="Arial" w:cs="Arial" w:eastAsia="Arial" w:hAnsi="Arial"/>
          <w:b w:val="0"/>
          <w:bCs w:val="0"/>
          <w:i w:val="0"/>
          <w:iCs w:val="0"/>
          <w:smallCaps w:val="0"/>
          <w:strike w:val="0"/>
          <w:color w:val="000000"/>
          <w:sz w:val="22"/>
          <w:szCs w:val="22"/>
          <w:u w:val="none"/>
          <w:shd w:fill="auto" w:val="clear"/>
          <w:vertAlign w:val="baseline"/>
        </w:rPr>
      </w:pPr>
      <w:ins w:author="Theodore Abella" w:id="20" w:date="2026-09-11T03:07:1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ins>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D" w15:done="0"/>
  <w15:commentEx w15:paraId="000000EE" w15:done="0"/>
  <w15:commentEx w15:paraId="000000EF" w15:done="0"/>
  <w15:commentEx w15:paraId="000000F0" w15:done="0"/>
  <w15:commentEx w15:paraId="000000F1" w15:done="0"/>
  <w15:commentEx w15:paraId="000000F2" w15:done="0"/>
  <w15:commentEx w15:paraId="000000F3" w15:done="0"/>
  <w15:commentEx w15:paraId="000000F4" w15:done="0"/>
  <w15:commentEx w15:paraId="000000F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1T02:53:07Z"/>
  <w16cex:commentExtensible w16cex:durableId="00000002" w16cex:dateUtc="2026-09-11T02:53:07Z"/>
  <w16cex:commentExtensible w16cex:durableId="00000003" w16cex:dateUtc="2026-09-11T02:53:07Z"/>
  <w16cex:commentExtensible w16cex:durableId="00000004" w16cex:dateUtc="2026-09-11T02:53:07Z"/>
  <w16cex:commentExtensible w16cex:durableId="00000005" w16cex:dateUtc="2026-09-11T03:25:37Z"/>
  <w16cex:commentExtensible w16cex:durableId="00000006" w16cex:dateUtc="2026-09-11T07:51:05Z"/>
  <w16cex:commentExtensible w16cex:durableId="00000007" w16cex:dateUtc="2026-09-11T07:51:05Z"/>
  <w16cex:commentExtensible w16cex:durableId="00000008" w16cex:dateUtc="2026-09-11T07:51:05Z"/>
  <w16cex:commentExtensible w16cex:durableId="00000009" w16cex:dateUtc="2026-09-11T03:06:4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D" w16cid:durableId="00000001"/>
  <w16cid:commentId w16cid:paraId="000000EE" w16cid:durableId="00000002"/>
  <w16cid:commentId w16cid:paraId="000000EF" w16cid:durableId="00000003"/>
  <w16cid:commentId w16cid:paraId="000000F0" w16cid:durableId="00000004"/>
  <w16cid:commentId w16cid:paraId="000000F1" w16cid:durableId="00000005"/>
  <w16cid:commentId w16cid:paraId="000000F2" w16cid:durableId="00000006"/>
  <w16cid:commentId w16cid:paraId="000000F3" w16cid:durableId="00000007"/>
  <w16cid:commentId w16cid:paraId="000000F4" w16cid:durableId="00000008"/>
  <w16cid:commentId w16cid:paraId="000000F5" w16cid:durableId="0000000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ins w:author="Theodore Abella" w:id="20" w:date="2026-09-11T03:07:14Z"/>
        <w:rPrChange w:author="Theodore Abella" w:id="0" w:date="2026-09-11T03:07:14Z">
          <w:rPr/>
        </w:rPrChange>
      </w:rPr>
    </w:pPr>
    <w:ins w:author="Theodore Abella" w:id="20" w:date="2026-09-11T03:07:14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9.png"/><Relationship Id="rId41" Type="http://schemas.openxmlformats.org/officeDocument/2006/relationships/image" Target="media/image32.png"/><Relationship Id="rId44" Type="http://schemas.openxmlformats.org/officeDocument/2006/relationships/image" Target="media/image21.png"/><Relationship Id="rId43" Type="http://schemas.openxmlformats.org/officeDocument/2006/relationships/image" Target="media/image6.png"/><Relationship Id="rId46" Type="http://schemas.openxmlformats.org/officeDocument/2006/relationships/image" Target="media/image42.png"/><Relationship Id="rId45"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54.png"/><Relationship Id="rId47" Type="http://schemas.openxmlformats.org/officeDocument/2006/relationships/image" Target="media/image52.png"/><Relationship Id="rId49" Type="http://schemas.openxmlformats.org/officeDocument/2006/relationships/image" Target="media/image35.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image" Target="media/image5.png"/><Relationship Id="rId72" Type="http://schemas.openxmlformats.org/officeDocument/2006/relationships/image" Target="media/image9.png"/><Relationship Id="rId31" Type="http://schemas.openxmlformats.org/officeDocument/2006/relationships/image" Target="media/image37.png"/><Relationship Id="rId75" Type="http://schemas.openxmlformats.org/officeDocument/2006/relationships/header" Target="header1.xml"/><Relationship Id="rId30" Type="http://schemas.openxmlformats.org/officeDocument/2006/relationships/image" Target="media/image49.png"/><Relationship Id="rId74" Type="http://schemas.openxmlformats.org/officeDocument/2006/relationships/image" Target="media/image18.png"/><Relationship Id="rId33" Type="http://schemas.openxmlformats.org/officeDocument/2006/relationships/image" Target="media/image58.png"/><Relationship Id="rId32" Type="http://schemas.openxmlformats.org/officeDocument/2006/relationships/image" Target="media/image50.png"/><Relationship Id="rId35" Type="http://schemas.openxmlformats.org/officeDocument/2006/relationships/image" Target="media/image41.png"/><Relationship Id="rId34" Type="http://schemas.openxmlformats.org/officeDocument/2006/relationships/image" Target="media/image45.png"/><Relationship Id="rId71" Type="http://schemas.openxmlformats.org/officeDocument/2006/relationships/image" Target="media/image22.png"/><Relationship Id="rId70" Type="http://schemas.openxmlformats.org/officeDocument/2006/relationships/hyperlink" Target="https://ecovisfintax.sharepoint.com/:x:/s/ONESYSAkademusPHASE3/IQCFPwyA5V66QK6dCZcauySOAd74wj8dvqmM8Ol7U3DaezE?e=J7QaNG" TargetMode="External"/><Relationship Id="rId37" Type="http://schemas.openxmlformats.org/officeDocument/2006/relationships/image" Target="media/image3.png"/><Relationship Id="rId36" Type="http://schemas.openxmlformats.org/officeDocument/2006/relationships/image" Target="media/image26.png"/><Relationship Id="rId39" Type="http://schemas.openxmlformats.org/officeDocument/2006/relationships/image" Target="media/image25.png"/><Relationship Id="rId38" Type="http://schemas.openxmlformats.org/officeDocument/2006/relationships/image" Target="media/image8.png"/><Relationship Id="rId62" Type="http://schemas.openxmlformats.org/officeDocument/2006/relationships/image" Target="media/image15.png"/><Relationship Id="rId61" Type="http://schemas.openxmlformats.org/officeDocument/2006/relationships/image" Target="media/image46.png"/><Relationship Id="rId20" Type="http://schemas.openxmlformats.org/officeDocument/2006/relationships/image" Target="media/image59.png"/><Relationship Id="rId64" Type="http://schemas.openxmlformats.org/officeDocument/2006/relationships/image" Target="media/image36.png"/><Relationship Id="rId63" Type="http://schemas.openxmlformats.org/officeDocument/2006/relationships/image" Target="media/image43.png"/><Relationship Id="rId22" Type="http://schemas.openxmlformats.org/officeDocument/2006/relationships/image" Target="media/image61.png"/><Relationship Id="rId66" Type="http://schemas.openxmlformats.org/officeDocument/2006/relationships/hyperlink" Target="mailto:sphaldana@gmail.com" TargetMode="External"/><Relationship Id="rId21" Type="http://schemas.openxmlformats.org/officeDocument/2006/relationships/hyperlink" Target="http://localhost/AIS/public/client_portal/announcements/download/1" TargetMode="External"/><Relationship Id="rId65" Type="http://schemas.openxmlformats.org/officeDocument/2006/relationships/image" Target="media/image60.png"/><Relationship Id="rId24" Type="http://schemas.openxmlformats.org/officeDocument/2006/relationships/image" Target="media/image44.png"/><Relationship Id="rId68" Type="http://schemas.openxmlformats.org/officeDocument/2006/relationships/image" Target="media/image53.png"/><Relationship Id="rId23" Type="http://schemas.openxmlformats.org/officeDocument/2006/relationships/image" Target="media/image7.png"/><Relationship Id="rId67" Type="http://schemas.openxmlformats.org/officeDocument/2006/relationships/hyperlink" Target="mailto:akademus@mentora.com" TargetMode="External"/><Relationship Id="rId60" Type="http://schemas.openxmlformats.org/officeDocument/2006/relationships/image" Target="media/image62.png"/><Relationship Id="rId26" Type="http://schemas.openxmlformats.org/officeDocument/2006/relationships/image" Target="media/image17.png"/><Relationship Id="rId25" Type="http://schemas.openxmlformats.org/officeDocument/2006/relationships/image" Target="media/image55.png"/><Relationship Id="rId69" Type="http://schemas.openxmlformats.org/officeDocument/2006/relationships/image" Target="media/image14.png"/><Relationship Id="rId28" Type="http://schemas.openxmlformats.org/officeDocument/2006/relationships/image" Target="media/image38.png"/><Relationship Id="rId27" Type="http://schemas.openxmlformats.org/officeDocument/2006/relationships/image" Target="media/image33.png"/><Relationship Id="rId29" Type="http://schemas.openxmlformats.org/officeDocument/2006/relationships/image" Target="media/image1.png"/><Relationship Id="rId51" Type="http://schemas.openxmlformats.org/officeDocument/2006/relationships/image" Target="media/image11.png"/><Relationship Id="rId50" Type="http://schemas.openxmlformats.org/officeDocument/2006/relationships/image" Target="media/image40.png"/><Relationship Id="rId53" Type="http://schemas.openxmlformats.org/officeDocument/2006/relationships/image" Target="media/image31.png"/><Relationship Id="rId52" Type="http://schemas.openxmlformats.org/officeDocument/2006/relationships/image" Target="media/image47.png"/><Relationship Id="rId11" Type="http://schemas.openxmlformats.org/officeDocument/2006/relationships/image" Target="media/image13.png"/><Relationship Id="rId55" Type="http://schemas.openxmlformats.org/officeDocument/2006/relationships/image" Target="media/image10.png"/><Relationship Id="rId10" Type="http://schemas.openxmlformats.org/officeDocument/2006/relationships/image" Target="media/image4.png"/><Relationship Id="rId54" Type="http://schemas.openxmlformats.org/officeDocument/2006/relationships/image" Target="media/image2.png"/><Relationship Id="rId13" Type="http://schemas.openxmlformats.org/officeDocument/2006/relationships/image" Target="media/image20.png"/><Relationship Id="rId57" Type="http://schemas.openxmlformats.org/officeDocument/2006/relationships/image" Target="media/image30.png"/><Relationship Id="rId12" Type="http://schemas.openxmlformats.org/officeDocument/2006/relationships/image" Target="media/image12.png"/><Relationship Id="rId56" Type="http://schemas.openxmlformats.org/officeDocument/2006/relationships/image" Target="media/image34.png"/><Relationship Id="rId15" Type="http://schemas.openxmlformats.org/officeDocument/2006/relationships/image" Target="media/image29.png"/><Relationship Id="rId59" Type="http://schemas.openxmlformats.org/officeDocument/2006/relationships/image" Target="media/image24.png"/><Relationship Id="rId14" Type="http://schemas.openxmlformats.org/officeDocument/2006/relationships/image" Target="media/image28.png"/><Relationship Id="rId58" Type="http://schemas.openxmlformats.org/officeDocument/2006/relationships/image" Target="media/image39.png"/><Relationship Id="rId17" Type="http://schemas.openxmlformats.org/officeDocument/2006/relationships/image" Target="media/image57.png"/><Relationship Id="rId16" Type="http://schemas.openxmlformats.org/officeDocument/2006/relationships/image" Target="media/image51.png"/><Relationship Id="rId19" Type="http://schemas.openxmlformats.org/officeDocument/2006/relationships/image" Target="media/image56.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